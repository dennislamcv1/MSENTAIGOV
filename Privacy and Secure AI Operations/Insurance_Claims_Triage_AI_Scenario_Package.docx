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b w:val="1"/>
          <w:bCs w:val="1"/>
          <w:color w:val="1f3864"/>
          <w:sz w:val="36"/>
          <w:szCs w:val="36"/>
          <w:rtl w:val="0"/>
        </w:rPr>
        <w:t xml:space="preserve">CONTOSO HEALTH PARTNERS—DOCUMENT ARTIFACT</w:t>
      </w:r>
      <w:r w:rsidDel="00000000" w:rsidR="00000000" w:rsidRPr="00000000">
        <w:rPr>
          <w:rtl w:val="0"/>
        </w:rPr>
      </w:r>
    </w:p>
    <w:tbl>
      <w:tblPr>
        <w:tblStyle w:val="Table1"/>
        <w:tblW w:w="9360.0" w:type="dxa"/>
        <w:jc w:val="center"/>
        <w:tblBorders>
          <w:top w:color="e0e0e0" w:space="0" w:sz="4" w:val="single"/>
          <w:left w:color="e0e0e0" w:space="0" w:sz="4" w:val="single"/>
          <w:bottom w:color="e0e0e0" w:space="0" w:sz="4" w:val="single"/>
          <w:right w:color="e0e0e0" w:space="0" w:sz="4" w:val="single"/>
          <w:insideH w:color="e0e0e0" w:space="0" w:sz="4" w:val="single"/>
          <w:insideV w:color="e0e0e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2f4f7" w:val="clear"/>
            <w:tcMar>
              <w:top w:w="60.0" w:type="dxa"/>
              <w:left w:w="100.0" w:type="dxa"/>
              <w:bottom w:w="60.0" w:type="dxa"/>
              <w:right w:w="100.0" w:type="dxa"/>
            </w:tcMar>
          </w:tcPr>
          <w:p w:rsidR="00000000" w:rsidDel="00000000" w:rsidP="00000000" w:rsidRDefault="00000000" w:rsidRPr="00000000" w14:paraId="00000002">
            <w:pPr>
              <w:rPr/>
            </w:pPr>
            <w:r w:rsidDel="00000000" w:rsidR="00000000" w:rsidRPr="00000000">
              <w:rPr>
                <w:b w:val="1"/>
                <w:bCs w:val="1"/>
                <w:rtl w:val="0"/>
              </w:rPr>
              <w:t xml:space="preserve">Document 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3">
            <w:pPr>
              <w:rPr/>
            </w:pPr>
            <w:r w:rsidDel="00000000" w:rsidR="00000000" w:rsidRPr="00000000">
              <w:rPr>
                <w:rtl w:val="0"/>
              </w:rPr>
              <w:t xml:space="preserve">MHP-AI-GOV-2026-PKG01</w:t>
            </w:r>
          </w:p>
        </w:tc>
      </w:tr>
      <w:tr>
        <w:trPr>
          <w:cantSplit w:val="0"/>
          <w:tblHeader w:val="0"/>
        </w:trPr>
        <w:tc>
          <w:tcPr>
            <w:shd w:fill="f2f4f7"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Classification: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tl w:val="0"/>
              </w:rPr>
              <w:t xml:space="preserve">Internal Restricted — Confidential Regulatory Audit Material</w:t>
            </w:r>
          </w:p>
        </w:tc>
      </w:tr>
      <w:tr>
        <w:trPr>
          <w:cantSplit w:val="0"/>
          <w:tblHeader w:val="0"/>
        </w:trPr>
        <w:tc>
          <w:tcPr>
            <w:shd w:fill="f2f4f7"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Target System: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tl w:val="0"/>
              </w:rPr>
              <w:t xml:space="preserve">Insurance Claims Triage AI (v2.4)</w:t>
            </w:r>
          </w:p>
        </w:tc>
      </w:tr>
      <w:tr>
        <w:trPr>
          <w:cantSplit w:val="0"/>
          <w:tblHeader w:val="0"/>
        </w:trPr>
        <w:tc>
          <w:tcPr>
            <w:shd w:fill="f2f4f7" w:val="clear"/>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1"/>
                <w:bCs w:val="1"/>
                <w:rtl w:val="0"/>
              </w:rPr>
              <w:t xml:space="preserve">Effective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tl w:val="0"/>
              </w:rPr>
              <w:t xml:space="preserve">July 3, 2026</w:t>
            </w:r>
          </w:p>
        </w:tc>
      </w:tr>
    </w:tbl>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keepNext w:val="1"/>
        <w:pBdr>
          <w:bottom w:color="1f3864" w:space="4" w:sz="6" w:val="single"/>
        </w:pBdr>
        <w:spacing w:after="120" w:before="360" w:lineRule="auto"/>
        <w:rPr/>
      </w:pPr>
      <w:r w:rsidDel="00000000" w:rsidR="00000000" w:rsidRPr="00000000">
        <w:rPr>
          <w:b w:val="1"/>
          <w:bCs w:val="1"/>
          <w:color w:val="1f3864"/>
          <w:sz w:val="28"/>
          <w:szCs w:val="28"/>
          <w:rtl w:val="0"/>
        </w:rPr>
        <w:t xml:space="preserve">SECTION 1: System Overview &amp; Operational Scope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Contoso</w:t>
      </w:r>
      <w:r w:rsidDel="00000000" w:rsidR="00000000" w:rsidRPr="00000000">
        <w:rPr>
          <w:color w:val="2b2b2b"/>
          <w:rtl w:val="0"/>
        </w:rPr>
        <w:t xml:space="preserve"> Health Partners has deployed the </w:t>
      </w:r>
      <w:r w:rsidDel="00000000" w:rsidR="00000000" w:rsidRPr="00000000">
        <w:rPr>
          <w:b w:val="1"/>
          <w:bCs w:val="1"/>
          <w:rtl w:val="0"/>
        </w:rPr>
        <w:t xml:space="preserve">Insurance Claims Triage AI (v2.4)</w:t>
      </w:r>
      <w:r w:rsidDel="00000000" w:rsidR="00000000" w:rsidRPr="00000000">
        <w:rPr>
          <w:rtl w:val="0"/>
        </w:rPr>
        <w:t xml:space="preserve"> to optimize real-time processing, triage routing, and automated prioritization of incoming health insurance claims across its high-volume lines of business. The system acts as the sole primary screening layer to ingest unstructured free-text clinical narratives, claimant statements, and historical medical files, automatically determining clinical gravity and dispatching automated transactional instructions to downstream Claims Management Systems (CMS).</w:t>
      </w:r>
    </w:p>
    <w:p w:rsidR="00000000" w:rsidDel="00000000" w:rsidP="00000000" w:rsidRDefault="00000000" w:rsidRPr="00000000" w14:paraId="0000000D">
      <w:pPr>
        <w:keepNext w:val="1"/>
        <w:spacing w:after="80" w:before="240" w:lineRule="auto"/>
        <w:rPr/>
      </w:pPr>
      <w:r w:rsidDel="00000000" w:rsidR="00000000" w:rsidRPr="00000000">
        <w:rPr>
          <w:b w:val="1"/>
          <w:bCs w:val="1"/>
          <w:color w:val="415a80"/>
          <w:sz w:val="23"/>
          <w:szCs w:val="23"/>
          <w:rtl w:val="0"/>
        </w:rPr>
        <w:t xml:space="preserve">1.2 Quantitative Core Baselines</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t xml:space="preserve">The deployment operates at a highly critical operational scale, binding it to strict performance SLAs and continuous uptime mandates: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Daily Ingestion Volume: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Approximately 4,200,000 transactions/claims per day.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Peak Operational Window: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11:00 a.m. – 3:00 p.m. local time, handling a concentrated volume of ~700,000 transactions over the 4-hour peak window.</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Financial Baselines: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The average economic value of an evaluated claim transaction is $87. The baseline leakage/fraud rate under normal conditions is stabilized at $0.42 per $1,000 in transaction value (0.042%).</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f3864"/>
          <w:sz w:val="21"/>
          <w:szCs w:val="21"/>
          <w:u w:val="none"/>
          <w:shd w:fill="auto" w:val="clear"/>
          <w:vertAlign w:val="baseline"/>
          <w:rtl w:val="0"/>
        </w:rPr>
        <w:t xml:space="preserve">Operational Dependency: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The system is the sole pre-authorization screening layer; no secondary legacy fallback screening layer runs in parallel.</w:t>
      </w:r>
    </w:p>
    <w:p w:rsidR="00000000" w:rsidDel="00000000" w:rsidP="00000000" w:rsidRDefault="00000000" w:rsidRPr="00000000" w14:paraId="00000013">
      <w:pPr>
        <w:keepNext w:val="1"/>
        <w:pBdr>
          <w:bottom w:color="1f3864" w:space="4" w:sz="6" w:val="single"/>
        </w:pBdr>
        <w:spacing w:after="120" w:before="360" w:lineRule="auto"/>
        <w:rPr/>
      </w:pPr>
      <w:r w:rsidDel="00000000" w:rsidR="00000000" w:rsidRPr="00000000">
        <w:rPr>
          <w:b w:val="1"/>
          <w:bCs w:val="1"/>
          <w:color w:val="1f3864"/>
          <w:sz w:val="28"/>
          <w:szCs w:val="28"/>
          <w:rtl w:val="0"/>
        </w:rPr>
        <w:t xml:space="preserve">SECTION 2: Draft Record of Processing Activities (RoPA)</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Extract from Contoso Health Partners Global Article 30 Processing Register. Pre-populated with standard Article 30 fields alongside pending AI governance classifications.</w:t>
      </w:r>
    </w:p>
    <w:p w:rsidR="00000000" w:rsidDel="00000000" w:rsidP="00000000" w:rsidRDefault="00000000" w:rsidRPr="00000000" w14:paraId="00000015">
      <w:pPr>
        <w:keepNext w:val="1"/>
        <w:spacing w:after="80" w:before="240" w:lineRule="auto"/>
        <w:rPr/>
      </w:pPr>
      <w:r w:rsidDel="00000000" w:rsidR="00000000" w:rsidRPr="00000000">
        <w:rPr>
          <w:b w:val="1"/>
          <w:bCs w:val="1"/>
          <w:color w:val="415a80"/>
          <w:sz w:val="23"/>
          <w:szCs w:val="23"/>
          <w:rtl w:val="0"/>
        </w:rPr>
        <w:t xml:space="preserve">2.1 Tab 1: RoPA — Partial Working View</w:t>
      </w:r>
      <w:r w:rsidDel="00000000" w:rsidR="00000000" w:rsidRPr="00000000">
        <w:rPr>
          <w:rtl w:val="0"/>
        </w:rPr>
      </w:r>
    </w:p>
    <w:tbl>
      <w:tblPr>
        <w:tblStyle w:val="Table2"/>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f3864" w:val="clear"/>
          </w:tcPr>
          <w:p w:rsidR="00000000" w:rsidDel="00000000" w:rsidP="00000000" w:rsidRDefault="00000000" w:rsidRPr="00000000" w14:paraId="00000016">
            <w:pPr>
              <w:jc w:val="center"/>
              <w:rPr/>
            </w:pPr>
            <w:r w:rsidDel="00000000" w:rsidR="00000000" w:rsidRPr="00000000">
              <w:rPr>
                <w:b w:val="1"/>
                <w:bCs w:val="1"/>
                <w:color w:val="ffffff"/>
                <w:sz w:val="19"/>
                <w:szCs w:val="19"/>
                <w:rtl w:val="0"/>
              </w:rPr>
              <w:t xml:space="preserve">Field Entry</w:t>
            </w:r>
            <w:r w:rsidDel="00000000" w:rsidR="00000000" w:rsidRPr="00000000">
              <w:rPr>
                <w:rtl w:val="0"/>
              </w:rPr>
            </w:r>
          </w:p>
        </w:tc>
        <w:tc>
          <w:tcPr>
            <w:shd w:fill="1f3864" w:val="clear"/>
          </w:tcPr>
          <w:p w:rsidR="00000000" w:rsidDel="00000000" w:rsidP="00000000" w:rsidRDefault="00000000" w:rsidRPr="00000000" w14:paraId="00000017">
            <w:pPr>
              <w:jc w:val="center"/>
              <w:rPr/>
            </w:pPr>
            <w:r w:rsidDel="00000000" w:rsidR="00000000" w:rsidRPr="00000000">
              <w:rPr>
                <w:b w:val="1"/>
                <w:bCs w:val="1"/>
                <w:color w:val="ffffff"/>
                <w:sz w:val="19"/>
                <w:szCs w:val="19"/>
                <w:rtl w:val="0"/>
              </w:rPr>
              <w:t xml:space="preserve">Row 1 — Claim Narrative Free-Text Body</w:t>
            </w:r>
            <w:r w:rsidDel="00000000" w:rsidR="00000000" w:rsidRPr="00000000">
              <w:rPr>
                <w:rtl w:val="0"/>
              </w:rPr>
            </w:r>
          </w:p>
        </w:tc>
        <w:tc>
          <w:tcPr>
            <w:shd w:fill="1f3864" w:val="clear"/>
          </w:tcPr>
          <w:p w:rsidR="00000000" w:rsidDel="00000000" w:rsidP="00000000" w:rsidRDefault="00000000" w:rsidRPr="00000000" w14:paraId="00000018">
            <w:pPr>
              <w:jc w:val="center"/>
              <w:rPr/>
            </w:pPr>
            <w:r w:rsidDel="00000000" w:rsidR="00000000" w:rsidRPr="00000000">
              <w:rPr>
                <w:b w:val="1"/>
                <w:bCs w:val="1"/>
                <w:color w:val="ffffff"/>
                <w:sz w:val="19"/>
                <w:szCs w:val="19"/>
                <w:rtl w:val="0"/>
              </w:rPr>
              <w:t xml:space="preserve">Row 2 — Self-Reported Demographic Field</w:t>
            </w:r>
            <w:r w:rsidDel="00000000" w:rsidR="00000000" w:rsidRPr="00000000">
              <w:rPr>
                <w:rtl w:val="0"/>
              </w:rPr>
            </w:r>
          </w:p>
        </w:tc>
        <w:tc>
          <w:tcPr>
            <w:shd w:fill="1f3864" w:val="clear"/>
          </w:tcPr>
          <w:p w:rsidR="00000000" w:rsidDel="00000000" w:rsidP="00000000" w:rsidRDefault="00000000" w:rsidRPr="00000000" w14:paraId="00000019">
            <w:pPr>
              <w:jc w:val="center"/>
              <w:rPr/>
            </w:pPr>
            <w:r w:rsidDel="00000000" w:rsidR="00000000" w:rsidRPr="00000000">
              <w:rPr>
                <w:b w:val="1"/>
                <w:bCs w:val="1"/>
                <w:color w:val="ffffff"/>
                <w:sz w:val="19"/>
                <w:szCs w:val="19"/>
                <w:rtl w:val="0"/>
              </w:rPr>
              <w:t xml:space="preserve">Row 3 — Automated Triage Output</w:t>
            </w:r>
            <w:r w:rsidDel="00000000" w:rsidR="00000000" w:rsidRPr="00000000">
              <w:rPr>
                <w:rtl w:val="0"/>
              </w:rPr>
            </w:r>
          </w:p>
        </w:tc>
        <w:tc>
          <w:tcPr>
            <w:shd w:fill="1f3864" w:val="clear"/>
          </w:tcPr>
          <w:p w:rsidR="00000000" w:rsidDel="00000000" w:rsidP="00000000" w:rsidRDefault="00000000" w:rsidRPr="00000000" w14:paraId="0000001A">
            <w:pPr>
              <w:jc w:val="center"/>
              <w:rPr/>
            </w:pPr>
            <w:r w:rsidDel="00000000" w:rsidR="00000000" w:rsidRPr="00000000">
              <w:rPr>
                <w:b w:val="1"/>
                <w:bCs w:val="1"/>
                <w:color w:val="ffffff"/>
                <w:sz w:val="19"/>
                <w:szCs w:val="19"/>
                <w:rtl w:val="0"/>
              </w:rPr>
              <w:t xml:space="preserve">Row 4 — Historic Adjuster Notes</w:t>
            </w:r>
            <w:r w:rsidDel="00000000" w:rsidR="00000000" w:rsidRPr="00000000">
              <w:rPr>
                <w:rtl w:val="0"/>
              </w:rPr>
            </w:r>
          </w:p>
        </w:tc>
      </w:tr>
      <w:tr>
        <w:trPr>
          <w:cantSplit w:val="0"/>
          <w:tblHeader w:val="0"/>
        </w:trPr>
        <w:tc>
          <w:tcPr>
            <w:shd w:fill="f9fafb" w:val="clear"/>
            <w:tcMar>
              <w:top w:w="60.0" w:type="dxa"/>
              <w:left w:w="80.0" w:type="dxa"/>
              <w:bottom w:w="60.0" w:type="dxa"/>
              <w:right w:w="80.0" w:type="dxa"/>
            </w:tcMar>
          </w:tcPr>
          <w:p w:rsidR="00000000" w:rsidDel="00000000" w:rsidP="00000000" w:rsidRDefault="00000000" w:rsidRPr="00000000" w14:paraId="0000001B">
            <w:pPr>
              <w:rPr/>
            </w:pPr>
            <w:r w:rsidDel="00000000" w:rsidR="00000000" w:rsidRPr="00000000">
              <w:rPr>
                <w:b w:val="1"/>
                <w:bCs w:val="1"/>
                <w:sz w:val="18"/>
                <w:szCs w:val="18"/>
                <w:rtl w:val="0"/>
              </w:rPr>
              <w:t xml:space="preserve">Controller Name</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C">
            <w:pPr>
              <w:rPr/>
            </w:pPr>
            <w:r w:rsidDel="00000000" w:rsidR="00000000" w:rsidRPr="00000000">
              <w:rPr>
                <w:sz w:val="18"/>
                <w:szCs w:val="18"/>
                <w:rtl w:val="0"/>
              </w:rPr>
              <w:t xml:space="preserve">Contoso Health Partners Ltd.</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D">
            <w:pPr>
              <w:rPr/>
            </w:pPr>
            <w:r w:rsidDel="00000000" w:rsidR="00000000" w:rsidRPr="00000000">
              <w:rPr>
                <w:sz w:val="18"/>
                <w:szCs w:val="18"/>
                <w:rtl w:val="0"/>
              </w:rPr>
              <w:t xml:space="preserve">Contoso Health Partners Ltd.</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E">
            <w:pPr>
              <w:rPr/>
            </w:pPr>
            <w:r w:rsidDel="00000000" w:rsidR="00000000" w:rsidRPr="00000000">
              <w:rPr>
                <w:sz w:val="18"/>
                <w:szCs w:val="18"/>
                <w:rtl w:val="0"/>
              </w:rPr>
              <w:t xml:space="preserve">Contoso Health Partners Ltd.</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1F">
            <w:pPr>
              <w:rPr/>
            </w:pPr>
            <w:r w:rsidDel="00000000" w:rsidR="00000000" w:rsidRPr="00000000">
              <w:rPr>
                <w:sz w:val="18"/>
                <w:szCs w:val="18"/>
                <w:rtl w:val="0"/>
              </w:rPr>
              <w:t xml:space="preserve">Contoso Health Partners Ltd.</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20">
            <w:pPr>
              <w:rPr/>
            </w:pPr>
            <w:r w:rsidDel="00000000" w:rsidR="00000000" w:rsidRPr="00000000">
              <w:rPr>
                <w:b w:val="1"/>
                <w:bCs w:val="1"/>
                <w:sz w:val="18"/>
                <w:szCs w:val="18"/>
                <w:rtl w:val="0"/>
              </w:rPr>
              <w:t xml:space="preserve">Processing Purpose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1">
            <w:pPr>
              <w:rPr/>
            </w:pPr>
            <w:r w:rsidDel="00000000" w:rsidR="00000000" w:rsidRPr="00000000">
              <w:rPr>
                <w:sz w:val="18"/>
                <w:szCs w:val="18"/>
                <w:rtl w:val="0"/>
              </w:rPr>
              <w:t xml:space="preserve">AI-assisted claim urgency classification model training.</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2">
            <w:pPr>
              <w:rPr/>
            </w:pPr>
            <w:r w:rsidDel="00000000" w:rsidR="00000000" w:rsidRPr="00000000">
              <w:rPr>
                <w:sz w:val="18"/>
                <w:szCs w:val="18"/>
                <w:rtl w:val="0"/>
              </w:rPr>
              <w:t xml:space="preserve">AI-assisted model training — diversity monitoring dimension.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3">
            <w:pPr>
              <w:rPr/>
            </w:pPr>
            <w:r w:rsidDel="00000000" w:rsidR="00000000" w:rsidRPr="00000000">
              <w:rPr>
                <w:sz w:val="18"/>
                <w:szCs w:val="18"/>
                <w:rtl w:val="0"/>
              </w:rPr>
              <w:t xml:space="preserve">Generation/retention of AI-produced screening scores for model evaluation.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4">
            <w:pPr>
              <w:rPr/>
            </w:pPr>
            <w:r w:rsidDel="00000000" w:rsidR="00000000" w:rsidRPr="00000000">
              <w:rPr>
                <w:sz w:val="18"/>
                <w:szCs w:val="18"/>
                <w:rtl w:val="0"/>
              </w:rPr>
              <w:t xml:space="preserve">AI training model development using historical adjuster assessment data.</w:t>
            </w:r>
            <w:r w:rsidDel="00000000" w:rsidR="00000000" w:rsidRPr="00000000">
              <w:rPr>
                <w:rtl w:val="0"/>
              </w:rPr>
            </w:r>
          </w:p>
        </w:tc>
      </w:tr>
      <w:tr>
        <w:trPr>
          <w:cantSplit w:val="0"/>
          <w:tblHeader w:val="0"/>
        </w:trPr>
        <w:tc>
          <w:tcPr>
            <w:shd w:fill="f9fafb" w:val="clear"/>
            <w:tcMar>
              <w:top w:w="60.0" w:type="dxa"/>
              <w:left w:w="80.0" w:type="dxa"/>
              <w:bottom w:w="60.0" w:type="dxa"/>
              <w:right w:w="80.0" w:type="dxa"/>
            </w:tcMar>
          </w:tcPr>
          <w:p w:rsidR="00000000" w:rsidDel="00000000" w:rsidP="00000000" w:rsidRDefault="00000000" w:rsidRPr="00000000" w14:paraId="00000025">
            <w:pPr>
              <w:rPr/>
            </w:pPr>
            <w:r w:rsidDel="00000000" w:rsidR="00000000" w:rsidRPr="00000000">
              <w:rPr>
                <w:b w:val="1"/>
                <w:bCs w:val="1"/>
                <w:sz w:val="18"/>
                <w:szCs w:val="18"/>
                <w:rtl w:val="0"/>
              </w:rPr>
              <w:t xml:space="preserve">Categories of Data Subjects</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26">
            <w:pPr>
              <w:rPr/>
            </w:pPr>
            <w:r w:rsidDel="00000000" w:rsidR="00000000" w:rsidRPr="00000000">
              <w:rPr>
                <w:sz w:val="18"/>
                <w:szCs w:val="18"/>
                <w:rtl w:val="0"/>
              </w:rPr>
              <w:t xml:space="preserve">Policyholders submitting claims to active coverage accounts.</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27">
            <w:pPr>
              <w:rPr/>
            </w:pPr>
            <w:r w:rsidDel="00000000" w:rsidR="00000000" w:rsidRPr="00000000">
              <w:rPr>
                <w:sz w:val="18"/>
                <w:szCs w:val="18"/>
                <w:rtl w:val="0"/>
              </w:rPr>
              <w:t xml:space="preserve">Policyholders who voluntarily completed the demographic monitoring form.</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28">
            <w:pPr>
              <w:rPr/>
            </w:pPr>
            <w:r w:rsidDel="00000000" w:rsidR="00000000" w:rsidRPr="00000000">
              <w:rPr>
                <w:sz w:val="18"/>
                <w:szCs w:val="18"/>
                <w:rtl w:val="0"/>
              </w:rPr>
              <w:t xml:space="preserve">Policyholders whose claims were processed through the AI screening model.</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29">
            <w:pPr>
              <w:rPr/>
            </w:pPr>
            <w:r w:rsidDel="00000000" w:rsidR="00000000" w:rsidRPr="00000000">
              <w:rPr>
                <w:sz w:val="18"/>
                <w:szCs w:val="18"/>
                <w:rtl w:val="0"/>
              </w:rPr>
              <w:t xml:space="preserve">Policyholders assessed by adjusters during prior evaluation cycles.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2A">
            <w:pPr>
              <w:rPr/>
            </w:pPr>
            <w:r w:rsidDel="00000000" w:rsidR="00000000" w:rsidRPr="00000000">
              <w:rPr>
                <w:b w:val="1"/>
                <w:bCs w:val="1"/>
                <w:sz w:val="18"/>
                <w:szCs w:val="18"/>
                <w:rtl w:val="0"/>
              </w:rPr>
              <w:t xml:space="preserve">Categories of Personal Data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B">
            <w:pPr>
              <w:rPr/>
            </w:pPr>
            <w:r w:rsidDel="00000000" w:rsidR="00000000" w:rsidRPr="00000000">
              <w:rPr>
                <w:sz w:val="18"/>
                <w:szCs w:val="18"/>
                <w:rtl w:val="0"/>
              </w:rPr>
              <w:t xml:space="preserve">Unstructured free-text narrative content, accident summaries, and personal statements.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C">
            <w:pPr>
              <w:rPr/>
            </w:pPr>
            <w:r w:rsidDel="00000000" w:rsidR="00000000" w:rsidRPr="00000000">
              <w:rPr>
                <w:sz w:val="18"/>
                <w:szCs w:val="18"/>
                <w:rtl w:val="0"/>
              </w:rPr>
              <w:t xml:space="preserve">Self-reported demographic data collected via structured monitoring form at point of claim.</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D">
            <w:pPr>
              <w:rPr/>
            </w:pPr>
            <w:r w:rsidDel="00000000" w:rsidR="00000000" w:rsidRPr="00000000">
              <w:rPr>
                <w:sz w:val="18"/>
                <w:szCs w:val="18"/>
                <w:rtl w:val="0"/>
              </w:rPr>
              <w:t xml:space="preserve">AI-generated priority scores and rankings linked to individual policyholder records.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2E">
            <w:pPr>
              <w:rPr/>
            </w:pPr>
            <w:r w:rsidDel="00000000" w:rsidR="00000000" w:rsidRPr="00000000">
              <w:rPr>
                <w:sz w:val="18"/>
                <w:szCs w:val="18"/>
                <w:rtl w:val="0"/>
              </w:rPr>
              <w:t xml:space="preserve">Free-text observations entered during the historic evaluation process; may incidentally contain health observations.</w:t>
            </w:r>
            <w:r w:rsidDel="00000000" w:rsidR="00000000" w:rsidRPr="00000000">
              <w:rPr>
                <w:rtl w:val="0"/>
              </w:rPr>
            </w:r>
          </w:p>
        </w:tc>
      </w:tr>
      <w:tr>
        <w:trPr>
          <w:cantSplit w:val="0"/>
          <w:tblHeader w:val="0"/>
        </w:trPr>
        <w:tc>
          <w:tcPr>
            <w:shd w:fill="f9fafb" w:val="clear"/>
            <w:tcMar>
              <w:top w:w="60.0" w:type="dxa"/>
              <w:left w:w="80.0" w:type="dxa"/>
              <w:bottom w:w="60.0" w:type="dxa"/>
              <w:right w:w="80.0" w:type="dxa"/>
            </w:tcMar>
          </w:tcPr>
          <w:p w:rsidR="00000000" w:rsidDel="00000000" w:rsidP="00000000" w:rsidRDefault="00000000" w:rsidRPr="00000000" w14:paraId="0000002F">
            <w:pPr>
              <w:rPr/>
            </w:pPr>
            <w:r w:rsidDel="00000000" w:rsidR="00000000" w:rsidRPr="00000000">
              <w:rPr>
                <w:b w:val="1"/>
                <w:bCs w:val="1"/>
                <w:sz w:val="18"/>
                <w:szCs w:val="18"/>
                <w:rtl w:val="0"/>
              </w:rPr>
              <w:t xml:space="preserve">Recipients / Third Parties</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30">
            <w:pPr>
              <w:rPr/>
            </w:pPr>
            <w:r w:rsidDel="00000000" w:rsidR="00000000" w:rsidRPr="00000000">
              <w:rPr>
                <w:sz w:val="18"/>
                <w:szCs w:val="18"/>
                <w:rtl w:val="0"/>
              </w:rPr>
              <w:t xml:space="preserve">Internal Claims team; AI model development vendor (NovaTriage Analytics Ltd.).</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31">
            <w:pPr>
              <w:rPr/>
            </w:pPr>
            <w:r w:rsidDel="00000000" w:rsidR="00000000" w:rsidRPr="00000000">
              <w:rPr>
                <w:sz w:val="18"/>
                <w:szCs w:val="18"/>
                <w:rtl w:val="0"/>
              </w:rPr>
              <w:t xml:space="preserve">Internal Claims team; AI model development vendor; Diversity &amp; Inclusion reporting function.</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32">
            <w:pPr>
              <w:rPr/>
            </w:pPr>
            <w:r w:rsidDel="00000000" w:rsidR="00000000" w:rsidRPr="00000000">
              <w:rPr>
                <w:sz w:val="18"/>
                <w:szCs w:val="18"/>
                <w:rtl w:val="0"/>
              </w:rPr>
              <w:t xml:space="preserve">Internal Claims team; Adjudication managers; AI model development vendor.</w:t>
            </w:r>
            <w:r w:rsidDel="00000000" w:rsidR="00000000" w:rsidRPr="00000000">
              <w:rPr>
                <w:rtl w:val="0"/>
              </w:rPr>
            </w:r>
          </w:p>
        </w:tc>
        <w:tc>
          <w:tcPr>
            <w:shd w:fill="f9fafb" w:val="clear"/>
            <w:tcMar>
              <w:top w:w="60.0" w:type="dxa"/>
              <w:left w:w="80.0" w:type="dxa"/>
              <w:bottom w:w="60.0" w:type="dxa"/>
              <w:right w:w="80.0" w:type="dxa"/>
            </w:tcMar>
          </w:tcPr>
          <w:p w:rsidR="00000000" w:rsidDel="00000000" w:rsidP="00000000" w:rsidRDefault="00000000" w:rsidRPr="00000000" w14:paraId="00000033">
            <w:pPr>
              <w:rPr/>
            </w:pPr>
            <w:r w:rsidDel="00000000" w:rsidR="00000000" w:rsidRPr="00000000">
              <w:rPr>
                <w:sz w:val="18"/>
                <w:szCs w:val="18"/>
                <w:rtl w:val="0"/>
              </w:rPr>
              <w:t xml:space="preserve">Internal Claims team; AI model development vendor (data processor).</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34">
            <w:pPr>
              <w:rPr/>
            </w:pPr>
            <w:r w:rsidDel="00000000" w:rsidR="00000000" w:rsidRPr="00000000">
              <w:rPr>
                <w:b w:val="1"/>
                <w:bCs w:val="1"/>
                <w:sz w:val="18"/>
                <w:szCs w:val="18"/>
                <w:rtl w:val="0"/>
              </w:rPr>
              <w:t xml:space="preserve">Transfers to Third Countries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5">
            <w:pPr>
              <w:rPr/>
            </w:pPr>
            <w:r w:rsidDel="00000000" w:rsidR="00000000" w:rsidRPr="00000000">
              <w:rPr>
                <w:sz w:val="18"/>
                <w:szCs w:val="18"/>
                <w:rtl w:val="0"/>
              </w:rPr>
              <w:t xml:space="preserve">None identified at this stage.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6">
            <w:pPr>
              <w:rPr/>
            </w:pPr>
            <w:r w:rsidDel="00000000" w:rsidR="00000000" w:rsidRPr="00000000">
              <w:rPr>
                <w:sz w:val="18"/>
                <w:szCs w:val="18"/>
                <w:rtl w:val="0"/>
              </w:rPr>
              <w:t xml:space="preserve">None identified at this stage.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7">
            <w:pPr>
              <w:rPr/>
            </w:pPr>
            <w:r w:rsidDel="00000000" w:rsidR="00000000" w:rsidRPr="00000000">
              <w:rPr>
                <w:sz w:val="18"/>
                <w:szCs w:val="18"/>
                <w:rtl w:val="0"/>
              </w:rPr>
              <w:t xml:space="preserve">None identified at this stage.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38">
            <w:pPr>
              <w:rPr/>
            </w:pPr>
            <w:r w:rsidDel="00000000" w:rsidR="00000000" w:rsidRPr="00000000">
              <w:rPr>
                <w:sz w:val="18"/>
                <w:szCs w:val="18"/>
                <w:rtl w:val="0"/>
              </w:rPr>
              <w:t xml:space="preserve">None identified at this stage.</w:t>
            </w:r>
            <w:r w:rsidDel="00000000" w:rsidR="00000000" w:rsidRPr="00000000">
              <w:rPr>
                <w:rtl w:val="0"/>
              </w:rPr>
            </w:r>
          </w:p>
        </w:tc>
      </w:tr>
    </w:tbl>
    <w:p w:rsidR="00000000" w:rsidDel="00000000" w:rsidP="00000000" w:rsidRDefault="00000000" w:rsidRPr="00000000" w14:paraId="00000039">
      <w:pPr>
        <w:keepNext w:val="1"/>
        <w:spacing w:after="80" w:before="240" w:lineRule="auto"/>
        <w:rPr/>
      </w:pPr>
      <w:r w:rsidDel="00000000" w:rsidR="00000000" w:rsidRPr="00000000">
        <w:rPr>
          <w:b w:val="1"/>
          <w:bCs w:val="1"/>
          <w:color w:val="415a80"/>
          <w:sz w:val="23"/>
          <w:szCs w:val="23"/>
          <w:rtl w:val="0"/>
        </w:rPr>
        <w:t xml:space="preserve">2.2 Tab 2: Lawful Basis Classification Reference</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t xml:space="preserve">Pre-audited classifications pending formal entry into the primary register:</w:t>
      </w:r>
    </w:p>
    <w:p w:rsidR="00000000" w:rsidDel="00000000" w:rsidP="00000000" w:rsidRDefault="00000000" w:rsidRPr="00000000" w14:paraId="0000003B">
      <w:pPr>
        <w:spacing w:after="80" w:lineRule="auto"/>
        <w:rPr/>
      </w:pPr>
      <w:r w:rsidDel="00000000" w:rsidR="00000000" w:rsidRPr="00000000">
        <w:rPr>
          <w:b w:val="1"/>
          <w:bCs w:val="1"/>
          <w:color w:val="1f3864"/>
          <w:rtl w:val="0"/>
        </w:rPr>
        <w:t xml:space="preserve">• Claim Narrative Free-Text Body:</w:t>
        <w:br w:type="textWrapping"/>
      </w:r>
      <w:r w:rsidDel="00000000" w:rsidR="00000000" w:rsidRPr="00000000">
        <w:rPr>
          <w:sz w:val="20"/>
          <w:szCs w:val="20"/>
          <w:rtl w:val="0"/>
        </w:rPr>
        <w:t xml:space="preserve">Assigned Article 6 Basis: Article 6(1)(f) — Legitimate Interests.</w:t>
        <w:br w:type="textWrapping"/>
        <w:t xml:space="preserve">Article 9 Flag: No. Article 9 Category: N/A.</w:t>
        <w:br w:type="textWrapping"/>
        <w:t xml:space="preserve">Classification Rationale: Legitimate interest in AI-assisted administrative processing efficiency. Policyholders reasonably expect claim narrative text use in validation workflows. Processing is limited to model training; no automated denial occurs without human review. Balancing test completed.</w:t>
        <w:br w:type="textWrapping"/>
        <w:t xml:space="preserve">Accountability Artifact: Legitimate Interest Assessment (LIA).</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b w:val="1"/>
          <w:bCs w:val="1"/>
          <w:color w:val="1f3864"/>
          <w:rtl w:val="0"/>
        </w:rPr>
        <w:t xml:space="preserve">• Self-Reported Demographic Field:</w:t>
        <w:br w:type="textWrapping"/>
      </w:r>
      <w:r w:rsidDel="00000000" w:rsidR="00000000" w:rsidRPr="00000000">
        <w:rPr>
          <w:sz w:val="20"/>
          <w:szCs w:val="20"/>
          <w:rtl w:val="0"/>
        </w:rPr>
        <w:t xml:space="preserve">Assigned Article 6 Basis: Article 6(1)(a) — Consent.</w:t>
        <w:br w:type="textWrapping"/>
        <w:t xml:space="preserve">Article 9 Flag: Yes. Article 9 Category: Racial or Ethnic Origin — Article 9(2)(a).</w:t>
        <w:br w:type="textWrapping"/>
        <w:t xml:space="preserve">Classification Rationale: Explicit consent obtained via a structured entry form at the point of application. Consent specifically extends to AI optimization model usage per revised corporate disclosure notices. Right to withdraw is documented and linked directly to the pipeline's retraining protocol.</w:t>
        <w:br w:type="textWrapping"/>
        <w:t xml:space="preserve">Accountability Artifact: Consent logs in central consent management system; Special category consent record.</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b w:val="1"/>
          <w:bCs w:val="1"/>
          <w:color w:val="1f3864"/>
          <w:rtl w:val="0"/>
        </w:rPr>
        <w:t xml:space="preserve">• Automated Triage Output:</w:t>
        <w:br w:type="textWrapping"/>
      </w:r>
      <w:r w:rsidDel="00000000" w:rsidR="00000000" w:rsidRPr="00000000">
        <w:rPr>
          <w:sz w:val="20"/>
          <w:szCs w:val="20"/>
          <w:rtl w:val="0"/>
        </w:rPr>
        <w:t xml:space="preserve">Assigned Article 6 Basis: Article 6(1)(f) — Legitimate Interests.</w:t>
        <w:br w:type="textWrapping"/>
        <w:t xml:space="preserve">Article 9 Flag: No. Article 9 Category: N/A.</w:t>
        <w:br w:type="textWrapping"/>
        <w:t xml:space="preserve">Classification Rationale: Legitimate interest in generating scoring variations to support claims sorting efficiency. Outputs influence—but do not solely determine—final coverage determinations; human evaluation is applied prior to any rejection. Automated Decision-Making (ADM) indicators apply.</w:t>
        <w:br w:type="textWrapping"/>
        <w:t xml:space="preserve">Accountability Artifact: LIA; Data Protection Impact Assessment in progress (DPIA-MHP-003).</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b w:val="1"/>
          <w:bCs w:val="1"/>
          <w:color w:val="1f3864"/>
          <w:rtl w:val="0"/>
        </w:rPr>
        <w:t xml:space="preserve">• Historic Adjuster Notes:</w:t>
        <w:br w:type="textWrapping"/>
      </w:r>
      <w:r w:rsidDel="00000000" w:rsidR="00000000" w:rsidRPr="00000000">
        <w:rPr>
          <w:sz w:val="20"/>
          <w:szCs w:val="20"/>
          <w:rtl w:val="0"/>
        </w:rPr>
        <w:t xml:space="preserve">Assigned Article 6 Basis: Article 6(1)(f) — Legitimate Interests.</w:t>
        <w:br w:type="textWrapping"/>
        <w:t xml:space="preserve">Article 9 Flag: Conditional — Post-Redaction Review Required.</w:t>
        <w:br w:type="textWrapping"/>
        <w:t xml:space="preserve">Article 9 Category: Possible incidental health/personal disclosure — redaction protocol applied prior to training inclusion.</w:t>
        <w:br w:type="textWrapping"/>
        <w:t xml:space="preserve">Classification Rationale: Legitimate interest in improving screening model sorting quality over historical cycles. Article 6(1)(b) considered and rejected—AI training reuse is incidental to the original claim processing performance contract. Redaction audit log is on file.</w:t>
        <w:br w:type="textWrapping"/>
        <w:t xml:space="preserve">Accountability Artifact: LIA; Redaction structural audit log.</w:t>
      </w:r>
      <w:r w:rsidDel="00000000" w:rsidR="00000000" w:rsidRPr="00000000">
        <w:rPr>
          <w:rtl w:val="0"/>
        </w:rPr>
      </w:r>
    </w:p>
    <w:p w:rsidR="00000000" w:rsidDel="00000000" w:rsidP="00000000" w:rsidRDefault="00000000" w:rsidRPr="00000000" w14:paraId="0000003F">
      <w:pPr>
        <w:keepNext w:val="1"/>
        <w:pBdr>
          <w:bottom w:color="1f3864" w:space="4" w:sz="6" w:val="single"/>
        </w:pBdr>
        <w:spacing w:after="120" w:before="360" w:lineRule="auto"/>
        <w:rPr/>
      </w:pPr>
      <w:r w:rsidDel="00000000" w:rsidR="00000000" w:rsidRPr="00000000">
        <w:rPr>
          <w:b w:val="1"/>
          <w:bCs w:val="1"/>
          <w:color w:val="1f3864"/>
          <w:sz w:val="28"/>
          <w:szCs w:val="28"/>
          <w:rtl w:val="0"/>
        </w:rPr>
        <w:t xml:space="preserve">SECTION 3: Data Protection Impact Assessment (DPIA) Mitigations</w:t>
      </w:r>
      <w:r w:rsidDel="00000000" w:rsidR="00000000" w:rsidRPr="00000000">
        <w:rPr>
          <w:rtl w:val="0"/>
        </w:rPr>
      </w:r>
    </w:p>
    <w:p w:rsidR="00000000" w:rsidDel="00000000" w:rsidP="00000000" w:rsidRDefault="00000000" w:rsidRPr="00000000" w14:paraId="00000040">
      <w:pPr>
        <w:keepNext w:val="1"/>
        <w:spacing w:after="80" w:before="240" w:lineRule="auto"/>
        <w:rPr/>
      </w:pPr>
      <w:r w:rsidDel="00000000" w:rsidR="00000000" w:rsidRPr="00000000">
        <w:rPr>
          <w:b w:val="1"/>
          <w:bCs w:val="1"/>
          <w:color w:val="415a80"/>
          <w:sz w:val="23"/>
          <w:szCs w:val="23"/>
          <w:rtl w:val="0"/>
        </w:rPr>
        <w:t xml:space="preserve">3.1 Gap Detection Methodology</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t xml:space="preserve">To isolate structural data compliance gaps, a five-step audit methodology was applied across the Insurance Claims Triage AI deployment:</w:t>
      </w:r>
    </w:p>
    <w:p w:rsidR="00000000" w:rsidDel="00000000" w:rsidP="00000000" w:rsidRDefault="00000000" w:rsidRPr="00000000" w14:paraId="00000042">
      <w:pPr>
        <w:spacing w:after="40" w:lineRule="auto"/>
        <w:ind w:left="360" w:firstLine="0"/>
        <w:rPr/>
      </w:pPr>
      <w:r w:rsidDel="00000000" w:rsidR="00000000" w:rsidRPr="00000000">
        <w:rPr>
          <w:b w:val="1"/>
          <w:bCs w:val="1"/>
          <w:rtl w:val="0"/>
        </w:rPr>
        <w:t xml:space="preserve">Step 1: </w:t>
      </w:r>
      <w:r w:rsidDel="00000000" w:rsidR="00000000" w:rsidRPr="00000000">
        <w:rPr>
          <w:rtl w:val="0"/>
        </w:rPr>
        <w:t xml:space="preserve">Navigate to Section 3 of the DPIA (Risk-to-Rights Assessment). Read the full section and list every risk the DPIA author has identified.</w:t>
      </w:r>
    </w:p>
    <w:p w:rsidR="00000000" w:rsidDel="00000000" w:rsidP="00000000" w:rsidRDefault="00000000" w:rsidRPr="00000000" w14:paraId="00000043">
      <w:pPr>
        <w:spacing w:after="40" w:lineRule="auto"/>
        <w:ind w:left="360" w:firstLine="0"/>
        <w:rPr/>
      </w:pPr>
      <w:r w:rsidDel="00000000" w:rsidR="00000000" w:rsidRPr="00000000">
        <w:rPr>
          <w:b w:val="1"/>
          <w:bCs w:val="1"/>
          <w:rtl w:val="0"/>
        </w:rPr>
        <w:t xml:space="preserve">Step 2: </w:t>
      </w:r>
      <w:r w:rsidDel="00000000" w:rsidR="00000000" w:rsidRPr="00000000">
        <w:rPr>
          <w:rtl w:val="0"/>
        </w:rPr>
        <w:t xml:space="preserve">Navigate to Section 4 of the DPIA (Mitigation Measures). Read each mitigation entry and map each one to the risk it addresses.</w:t>
      </w:r>
    </w:p>
    <w:p w:rsidR="00000000" w:rsidDel="00000000" w:rsidP="00000000" w:rsidRDefault="00000000" w:rsidRPr="00000000" w14:paraId="00000044">
      <w:pPr>
        <w:spacing w:after="40" w:lineRule="auto"/>
        <w:ind w:left="360" w:firstLine="0"/>
        <w:rPr/>
      </w:pPr>
      <w:r w:rsidDel="00000000" w:rsidR="00000000" w:rsidRPr="00000000">
        <w:rPr>
          <w:b w:val="1"/>
          <w:bCs w:val="1"/>
          <w:rtl w:val="0"/>
        </w:rPr>
        <w:t xml:space="preserve">Step 3: </w:t>
      </w:r>
      <w:r w:rsidDel="00000000" w:rsidR="00000000" w:rsidRPr="00000000">
        <w:rPr>
          <w:rtl w:val="0"/>
        </w:rPr>
        <w:t xml:space="preserve">Flag every risk from Section 3 that has no corresponding mitigation entry in Section 4. These are true gaps.</w:t>
      </w:r>
    </w:p>
    <w:p w:rsidR="00000000" w:rsidDel="00000000" w:rsidP="00000000" w:rsidRDefault="00000000" w:rsidRPr="00000000" w14:paraId="00000045">
      <w:pPr>
        <w:spacing w:after="40" w:lineRule="auto"/>
        <w:ind w:left="360" w:firstLine="0"/>
        <w:rPr/>
      </w:pPr>
      <w:r w:rsidDel="00000000" w:rsidR="00000000" w:rsidRPr="00000000">
        <w:rPr>
          <w:b w:val="1"/>
          <w:bCs w:val="1"/>
          <w:rtl w:val="0"/>
        </w:rPr>
        <w:t xml:space="preserve">Step 4: </w:t>
      </w:r>
      <w:r w:rsidDel="00000000" w:rsidR="00000000" w:rsidRPr="00000000">
        <w:rPr>
          <w:rtl w:val="0"/>
        </w:rPr>
        <w:t xml:space="preserve">For every mitigation entry that does exist, check for four key elements: a named control, a named owner, an effectiveness criterion, and a review cadence. If any are missing, flag it as a present-but-weak mitigation.</w:t>
      </w:r>
    </w:p>
    <w:p w:rsidR="00000000" w:rsidDel="00000000" w:rsidP="00000000" w:rsidRDefault="00000000" w:rsidRPr="00000000" w14:paraId="00000046">
      <w:pPr>
        <w:spacing w:after="40" w:lineRule="auto"/>
        <w:ind w:left="360" w:firstLine="0"/>
        <w:rPr/>
      </w:pPr>
      <w:r w:rsidDel="00000000" w:rsidR="00000000" w:rsidRPr="00000000">
        <w:rPr>
          <w:b w:val="1"/>
          <w:bCs w:val="1"/>
          <w:rtl w:val="0"/>
        </w:rPr>
        <w:t xml:space="preserve">Step 5: </w:t>
      </w:r>
      <w:r w:rsidDel="00000000" w:rsidR="00000000" w:rsidRPr="00000000">
        <w:rPr>
          <w:rtl w:val="0"/>
        </w:rPr>
        <w:t xml:space="preserve">Compile the gap list and complete the mitigation plan template view.</w:t>
      </w:r>
    </w:p>
    <w:p w:rsidR="00000000" w:rsidDel="00000000" w:rsidP="00000000" w:rsidRDefault="00000000" w:rsidRPr="00000000" w14:paraId="00000047">
      <w:pPr>
        <w:keepNext w:val="1"/>
        <w:spacing w:after="80" w:before="240" w:lineRule="auto"/>
        <w:rPr/>
      </w:pPr>
      <w:r w:rsidDel="00000000" w:rsidR="00000000" w:rsidRPr="00000000">
        <w:rPr>
          <w:b w:val="1"/>
          <w:bCs w:val="1"/>
          <w:color w:val="415a80"/>
          <w:sz w:val="23"/>
          <w:szCs w:val="23"/>
          <w:rtl w:val="0"/>
        </w:rPr>
        <w:t xml:space="preserve">3.2 Formal Mitigation Matrix</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gap analysis surfaced both True Gaps and Present-but-Weak Mitigations. Below are the formalized, actionable entries committed to the remediation plan:</w:t>
      </w:r>
    </w:p>
    <w:tbl>
      <w:tblPr>
        <w:tblStyle w:val="Table3"/>
        <w:tblW w:w="9360.0" w:type="dxa"/>
        <w:jc w:val="center"/>
        <w:tblBorders>
          <w:top w:color="ffa500" w:space="0" w:sz="6" w:val="single"/>
          <w:left w:color="ffa500" w:space="0" w:sz="6" w:val="single"/>
          <w:bottom w:color="ffa500" w:space="0" w:sz="6" w:val="single"/>
          <w:right w:color="ffa500" w:space="0" w:sz="6" w:val="single"/>
          <w:insideH w:color="ffa500" w:space="0" w:sz="6" w:val="single"/>
          <w:insideV w:color="ffa500" w:space="0" w:sz="6" w:val="single"/>
        </w:tblBorders>
        <w:tblLayout w:type="fixed"/>
        <w:tblLook w:val="0400"/>
      </w:tblPr>
      <w:tblGrid>
        <w:gridCol w:w="9360"/>
        <w:tblGridChange w:id="0">
          <w:tblGrid>
            <w:gridCol w:w="9360"/>
          </w:tblGrid>
        </w:tblGridChange>
      </w:tblGrid>
      <w:tr>
        <w:trPr>
          <w:cantSplit w:val="0"/>
          <w:tblHeader w:val="0"/>
        </w:trPr>
        <w:tc>
          <w:tcPr>
            <w:shd w:fill="fffacd" w:val="clear"/>
            <w:tcMar>
              <w:top w:w="100.0" w:type="dxa"/>
              <w:left w:w="120.0" w:type="dxa"/>
              <w:bottom w:w="100.0" w:type="dxa"/>
              <w:right w:w="120.0" w:type="dxa"/>
            </w:tcMar>
          </w:tcPr>
          <w:p w:rsidR="00000000" w:rsidDel="00000000" w:rsidP="00000000" w:rsidRDefault="00000000" w:rsidRPr="00000000" w14:paraId="00000049">
            <w:pPr>
              <w:spacing w:after="80" w:lineRule="auto"/>
              <w:rPr/>
            </w:pPr>
            <w:r w:rsidDel="00000000" w:rsidR="00000000" w:rsidRPr="00000000">
              <w:rPr>
                <w:b w:val="1"/>
                <w:bCs w:val="1"/>
                <w:color w:val="1f3864"/>
                <w:sz w:val="22"/>
                <w:szCs w:val="22"/>
                <w:rtl w:val="0"/>
              </w:rPr>
              <w:t xml:space="preserve">Gap Reference 1: Claim Transcript Caching Controls</w:t>
              <w:br w:type="textWrapping"/>
            </w:r>
            <w:r w:rsidDel="00000000" w:rsidR="00000000" w:rsidRPr="00000000">
              <w:rPr>
                <w:b w:val="1"/>
                <w:bCs w:val="1"/>
                <w:rtl w:val="0"/>
              </w:rPr>
              <w:t xml:space="preserve">• Gap Type: </w:t>
            </w:r>
            <w:r w:rsidDel="00000000" w:rsidR="00000000" w:rsidRPr="00000000">
              <w:rPr>
                <w:rtl w:val="0"/>
              </w:rPr>
              <w:t xml:space="preserve">Present-but-Weak Mitigation</w:t>
              <w:br w:type="textWrapping"/>
            </w:r>
            <w:r w:rsidDel="00000000" w:rsidR="00000000" w:rsidRPr="00000000">
              <w:rPr>
                <w:b w:val="1"/>
                <w:bCs w:val="1"/>
                <w:rtl w:val="0"/>
              </w:rPr>
              <w:t xml:space="preserve">• DPIA Section Reference: </w:t>
            </w:r>
            <w:r w:rsidDel="00000000" w:rsidR="00000000" w:rsidRPr="00000000">
              <w:rPr>
                <w:rtl w:val="0"/>
              </w:rPr>
              <w:t xml:space="preserve">Section 3 (Data Retention Risk) &amp; Section 4 (General Storage Notes)</w:t>
              <w:br w:type="textWrapping"/>
            </w:r>
            <w:r w:rsidDel="00000000" w:rsidR="00000000" w:rsidRPr="00000000">
              <w:rPr>
                <w:b w:val="1"/>
                <w:bCs w:val="1"/>
                <w:rtl w:val="0"/>
              </w:rPr>
              <w:t xml:space="preserve">• Mitigation Category: </w:t>
            </w:r>
            <w:r w:rsidDel="00000000" w:rsidR="00000000" w:rsidRPr="00000000">
              <w:rPr>
                <w:rtl w:val="0"/>
              </w:rPr>
              <w:t xml:space="preserve">Data Minimisation</w:t>
              <w:br w:type="textWrapping"/>
            </w:r>
            <w:r w:rsidDel="00000000" w:rsidR="00000000" w:rsidRPr="00000000">
              <w:rPr>
                <w:b w:val="1"/>
                <w:bCs w:val="1"/>
                <w:rtl w:val="0"/>
              </w:rPr>
              <w:t xml:space="preserve">• Named Control: </w:t>
            </w:r>
            <w:r w:rsidDel="00000000" w:rsidR="00000000" w:rsidRPr="00000000">
              <w:rPr>
                <w:rtl w:val="0"/>
              </w:rPr>
              <w:t xml:space="preserve">Claim free-text transcripts are purged automatically from intermediate processing cache memory fields at session close unless a clinical escalation flag is set by the triage engine; no free-text content is retained in any persistent operational data store beyond the active triage routing window.</w:t>
              <w:br w:type="textWrapping"/>
            </w:r>
            <w:r w:rsidDel="00000000" w:rsidR="00000000" w:rsidRPr="00000000">
              <w:rPr>
                <w:b w:val="1"/>
                <w:bCs w:val="1"/>
                <w:rtl w:val="0"/>
              </w:rPr>
              <w:t xml:space="preserve">• Named Owner: </w:t>
            </w:r>
            <w:r w:rsidDel="00000000" w:rsidR="00000000" w:rsidRPr="00000000">
              <w:rPr>
                <w:rtl w:val="0"/>
              </w:rPr>
              <w:t xml:space="preserve">Data Engineering Lead</w:t>
              <w:br w:type="textWrapping"/>
            </w:r>
            <w:r w:rsidDel="00000000" w:rsidR="00000000" w:rsidRPr="00000000">
              <w:rPr>
                <w:b w:val="1"/>
                <w:bCs w:val="1"/>
                <w:rtl w:val="0"/>
              </w:rPr>
              <w:t xml:space="preserve">• Effectiveness Criterion: </w:t>
            </w:r>
            <w:r w:rsidDel="00000000" w:rsidR="00000000" w:rsidRPr="00000000">
              <w:rPr>
                <w:rtl w:val="0"/>
              </w:rPr>
              <w:t xml:space="preserve">Zero transcripts retained beyond session close in the absence of an active escalation flag, confirmed by automated daily log reviews and monthly automated audit checks.</w:t>
              <w:br w:type="textWrapping"/>
            </w:r>
            <w:r w:rsidDel="00000000" w:rsidR="00000000" w:rsidRPr="00000000">
              <w:rPr>
                <w:b w:val="1"/>
                <w:bCs w:val="1"/>
                <w:rtl w:val="0"/>
              </w:rPr>
              <w:t xml:space="preserve">• Review Cadence: </w:t>
            </w:r>
            <w:r w:rsidDel="00000000" w:rsidR="00000000" w:rsidRPr="00000000">
              <w:rPr>
                <w:rtl w:val="0"/>
              </w:rPr>
              <w:t xml:space="preserve">Quarterly, or following any secondary system release that modifies the underlying transcript handling logic.</w:t>
              <w:br w:type="textWrapping"/>
            </w:r>
            <w:r w:rsidDel="00000000" w:rsidR="00000000" w:rsidRPr="00000000">
              <w:rPr>
                <w:b w:val="1"/>
                <w:bCs w:val="1"/>
                <w:rtl w:val="0"/>
              </w:rPr>
              <w:t xml:space="preserve">• Rationale: </w:t>
            </w:r>
            <w:r w:rsidDel="00000000" w:rsidR="00000000" w:rsidRPr="00000000">
              <w:rPr>
                <w:rtl w:val="0"/>
              </w:rPr>
              <w:t xml:space="preserve">This control addresses the re-identification risk from stored chat/claim transcripts identified in Section 3, where the risk is rated high-severity but no data minimisation control was strictly defined within Section 4.</w:t>
              <w:br w:type="textWrapping"/>
            </w:r>
          </w:p>
        </w:tc>
      </w:tr>
    </w:tbl>
    <w:p w:rsidR="00000000" w:rsidDel="00000000" w:rsidP="00000000" w:rsidRDefault="00000000" w:rsidRPr="00000000" w14:paraId="0000004A">
      <w:pPr>
        <w:spacing w:after="120" w:lineRule="auto"/>
        <w:rPr/>
      </w:pPr>
      <w:r w:rsidDel="00000000" w:rsidR="00000000" w:rsidRPr="00000000">
        <w:rPr>
          <w:rtl w:val="0"/>
        </w:rPr>
      </w:r>
    </w:p>
    <w:tbl>
      <w:tblPr>
        <w:tblStyle w:val="Table4"/>
        <w:tblW w:w="9360.0" w:type="dxa"/>
        <w:jc w:val="center"/>
        <w:tblBorders>
          <w:top w:color="ffa500" w:space="0" w:sz="6" w:val="single"/>
          <w:left w:color="ffa500" w:space="0" w:sz="6" w:val="single"/>
          <w:bottom w:color="ffa500" w:space="0" w:sz="6" w:val="single"/>
          <w:right w:color="ffa500" w:space="0" w:sz="6" w:val="single"/>
          <w:insideH w:color="ffa500" w:space="0" w:sz="6" w:val="single"/>
          <w:insideV w:color="ffa500" w:space="0" w:sz="6" w:val="single"/>
        </w:tblBorders>
        <w:tblLayout w:type="fixed"/>
        <w:tblLook w:val="0400"/>
      </w:tblPr>
      <w:tblGrid>
        <w:gridCol w:w="9360"/>
        <w:tblGridChange w:id="0">
          <w:tblGrid>
            <w:gridCol w:w="9360"/>
          </w:tblGrid>
        </w:tblGridChange>
      </w:tblGrid>
      <w:tr>
        <w:trPr>
          <w:cantSplit w:val="0"/>
          <w:tblHeader w:val="0"/>
        </w:trPr>
        <w:tc>
          <w:tcPr>
            <w:shd w:fill="fffacd" w:val="clear"/>
            <w:tcMar>
              <w:top w:w="100.0" w:type="dxa"/>
              <w:left w:w="120.0" w:type="dxa"/>
              <w:bottom w:w="100.0" w:type="dxa"/>
              <w:right w:w="120.0" w:type="dxa"/>
            </w:tcMar>
          </w:tcPr>
          <w:p w:rsidR="00000000" w:rsidDel="00000000" w:rsidP="00000000" w:rsidRDefault="00000000" w:rsidRPr="00000000" w14:paraId="0000004B">
            <w:pPr>
              <w:spacing w:after="80" w:lineRule="auto"/>
              <w:rPr/>
            </w:pPr>
            <w:r w:rsidDel="00000000" w:rsidR="00000000" w:rsidRPr="00000000">
              <w:rPr>
                <w:b w:val="1"/>
                <w:bCs w:val="1"/>
                <w:color w:val="1f3864"/>
                <w:sz w:val="22"/>
                <w:szCs w:val="22"/>
                <w:rtl w:val="0"/>
              </w:rPr>
              <w:t xml:space="preserve">Gap Reference 2: Unprotected Third-Party Corporate Boundary Ingestion</w:t>
              <w:br w:type="textWrapping"/>
            </w:r>
            <w:r w:rsidDel="00000000" w:rsidR="00000000" w:rsidRPr="00000000">
              <w:rPr>
                <w:b w:val="1"/>
                <w:bCs w:val="1"/>
                <w:rtl w:val="0"/>
              </w:rPr>
              <w:t xml:space="preserve">• Gap Type: </w:t>
            </w:r>
            <w:r w:rsidDel="00000000" w:rsidR="00000000" w:rsidRPr="00000000">
              <w:rPr>
                <w:rtl w:val="0"/>
              </w:rPr>
              <w:t xml:space="preserve">True Gap</w:t>
              <w:br w:type="textWrapping"/>
            </w:r>
            <w:r w:rsidDel="00000000" w:rsidR="00000000" w:rsidRPr="00000000">
              <w:rPr>
                <w:b w:val="1"/>
                <w:bCs w:val="1"/>
                <w:rtl w:val="0"/>
              </w:rPr>
              <w:t xml:space="preserve">• DPIA Section Reference: </w:t>
            </w:r>
            <w:r w:rsidDel="00000000" w:rsidR="00000000" w:rsidRPr="00000000">
              <w:rPr>
                <w:rtl w:val="0"/>
              </w:rPr>
              <w:t xml:space="preserve">Section 3 (Vendor Ingestion Protocol) &amp; Section 4 (No Control Entry Found)</w:t>
              <w:br w:type="textWrapping"/>
            </w:r>
            <w:r w:rsidDel="00000000" w:rsidR="00000000" w:rsidRPr="00000000">
              <w:rPr>
                <w:b w:val="1"/>
                <w:bCs w:val="1"/>
                <w:rtl w:val="0"/>
              </w:rPr>
              <w:t xml:space="preserve">• Mitigation Category: </w:t>
            </w:r>
            <w:r w:rsidDel="00000000" w:rsidR="00000000" w:rsidRPr="00000000">
              <w:rPr>
                <w:rtl w:val="0"/>
              </w:rPr>
              <w:t xml:space="preserve">Technical Safeguards / Purpose Limitation Enforcement</w:t>
              <w:br w:type="textWrapping"/>
            </w:r>
            <w:r w:rsidDel="00000000" w:rsidR="00000000" w:rsidRPr="00000000">
              <w:rPr>
                <w:b w:val="1"/>
                <w:bCs w:val="1"/>
                <w:rtl w:val="0"/>
              </w:rPr>
              <w:t xml:space="preserve">• Named Control: </w:t>
            </w:r>
            <w:r w:rsidDel="00000000" w:rsidR="00000000" w:rsidRPr="00000000">
              <w:rPr>
                <w:rtl w:val="0"/>
              </w:rPr>
              <w:t xml:space="preserve">Implementation of automated local training-layer noise injection and structural differential privacy transformations on all historical claim corpora prior to exporting datasets to the external processor (NovaTriage Analytics Ltd.).</w:t>
              <w:br w:type="textWrapping"/>
            </w:r>
            <w:r w:rsidDel="00000000" w:rsidR="00000000" w:rsidRPr="00000000">
              <w:rPr>
                <w:b w:val="1"/>
                <w:bCs w:val="1"/>
                <w:rtl w:val="0"/>
              </w:rPr>
              <w:t xml:space="preserve">• Named Owner: </w:t>
            </w:r>
            <w:r w:rsidDel="00000000" w:rsidR="00000000" w:rsidRPr="00000000">
              <w:rPr>
                <w:rtl w:val="0"/>
              </w:rPr>
              <w:t xml:space="preserve">Principal AI Architect</w:t>
              <w:br w:type="textWrapping"/>
            </w:r>
            <w:r w:rsidDel="00000000" w:rsidR="00000000" w:rsidRPr="00000000">
              <w:rPr>
                <w:b w:val="1"/>
                <w:bCs w:val="1"/>
                <w:rtl w:val="0"/>
              </w:rPr>
              <w:t xml:space="preserve">• Effectiveness Criterion: </w:t>
            </w:r>
            <w:sdt>
              <w:sdtPr>
                <w:id w:val="735448485"/>
                <w:tag w:val="goog_rdk_0"/>
              </w:sdtPr>
              <w:sdtContent>
                <w:r w:rsidDel="00000000" w:rsidR="00000000" w:rsidRPr="00000000">
                  <w:rPr>
                    <w:rFonts w:ascii="Arial Unicode MS" w:cs="Arial Unicode MS" w:eastAsia="Arial Unicode MS" w:hAnsi="Arial Unicode MS"/>
                    <w:rtl w:val="0"/>
                  </w:rPr>
                  <w:t xml:space="preserve">Mathematical verification that the accumulated privacy loss budget parameter is strictly bounded at ε ≤ 2 across all exported training data slices.</w:t>
                  <w:br w:type="textWrapping"/>
                </w:r>
              </w:sdtContent>
            </w:sdt>
            <w:r w:rsidDel="00000000" w:rsidR="00000000" w:rsidRPr="00000000">
              <w:rPr>
                <w:b w:val="1"/>
                <w:bCs w:val="1"/>
                <w:rtl w:val="0"/>
              </w:rPr>
              <w:t xml:space="preserve">• Review Cadence: </w:t>
            </w:r>
            <w:r w:rsidDel="00000000" w:rsidR="00000000" w:rsidRPr="00000000">
              <w:rPr>
                <w:rtl w:val="0"/>
              </w:rPr>
              <w:t xml:space="preserve">Semi-annually, matching scheduled updates of external vendor model optimization pipelines.</w:t>
              <w:br w:type="textWrapping"/>
            </w:r>
            <w:r w:rsidDel="00000000" w:rsidR="00000000" w:rsidRPr="00000000">
              <w:rPr>
                <w:b w:val="1"/>
                <w:bCs w:val="1"/>
                <w:rtl w:val="0"/>
              </w:rPr>
              <w:t xml:space="preserve">• Rationale: </w:t>
            </w:r>
            <w:r w:rsidDel="00000000" w:rsidR="00000000" w:rsidRPr="00000000">
              <w:rPr>
                <w:rtl w:val="0"/>
              </w:rPr>
              <w:t xml:space="preserve">This mitigation addresses the unmitigated exposure of special category health data leaving Meridian’s trust boundary for fine-tuning by external processors, filling the complete gap identified during the Section 4 audit.</w:t>
              <w:br w:type="textWrapping"/>
            </w:r>
          </w:p>
        </w:tc>
      </w:tr>
    </w:tbl>
    <w:p w:rsidR="00000000" w:rsidDel="00000000" w:rsidP="00000000" w:rsidRDefault="00000000" w:rsidRPr="00000000" w14:paraId="0000004C">
      <w:pPr>
        <w:keepNext w:val="1"/>
        <w:pBdr>
          <w:bottom w:color="1f3864" w:space="4" w:sz="6" w:val="single"/>
        </w:pBdr>
        <w:spacing w:after="120" w:before="360" w:lineRule="auto"/>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D">
      <w:pPr>
        <w:keepNext w:val="1"/>
        <w:pBdr>
          <w:bottom w:color="1f3864" w:space="4" w:sz="6" w:val="single"/>
        </w:pBdr>
        <w:spacing w:after="120" w:before="360" w:lineRule="auto"/>
        <w:rPr/>
      </w:pPr>
      <w:r w:rsidDel="00000000" w:rsidR="00000000" w:rsidRPr="00000000">
        <w:rPr>
          <w:b w:val="1"/>
          <w:bCs w:val="1"/>
          <w:color w:val="1f3864"/>
          <w:sz w:val="28"/>
          <w:szCs w:val="28"/>
          <w:rtl w:val="0"/>
        </w:rPr>
        <w:t xml:space="preserve">SECTION 4: Transformer Architecture &amp; Attack Surface Specification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complete data flow of the Insurance Claims Triage AI proceeds left to right across the infrastructure through four core structural stages, visually mapped with dedicated text-annotation zones to pinpoint infrastructure vulnerabilities:</w:t>
      </w:r>
    </w:p>
    <w:p w:rsidR="00000000" w:rsidDel="00000000" w:rsidP="00000000" w:rsidRDefault="00000000" w:rsidRPr="00000000" w14:paraId="0000004F">
      <w:pPr>
        <w:keepNext w:val="1"/>
        <w:spacing w:after="80" w:before="240" w:lineRule="auto"/>
        <w:rPr/>
      </w:pPr>
      <w:r w:rsidDel="00000000" w:rsidR="00000000" w:rsidRPr="00000000">
        <w:rPr>
          <w:b w:val="1"/>
          <w:bCs w:val="1"/>
          <w:color w:val="415a80"/>
          <w:sz w:val="23"/>
          <w:szCs w:val="23"/>
          <w:rtl w:val="0"/>
        </w:rPr>
        <w:t xml:space="preserve">Stage 1 — Tokenization Layer</w:t>
      </w:r>
      <w:r w:rsidDel="00000000" w:rsidR="00000000" w:rsidRPr="00000000">
        <w:rPr>
          <w:rtl w:val="0"/>
        </w:rPr>
      </w:r>
    </w:p>
    <w:p w:rsidR="00000000" w:rsidDel="00000000" w:rsidP="00000000" w:rsidRDefault="00000000" w:rsidRPr="00000000" w14:paraId="00000050">
      <w:pPr>
        <w:pBdr>
          <w:left w:color="415a80" w:space="8" w:sz="24" w:val="single"/>
        </w:pBdr>
        <w:spacing w:after="80" w:lineRule="auto"/>
        <w:rPr/>
      </w:pPr>
      <w:sdt>
        <w:sdtPr>
          <w:id w:val="2122740574"/>
          <w:tag w:val="goog_rdk_1"/>
        </w:sdtPr>
        <w:sdtContent>
          <w:r w:rsidDel="00000000" w:rsidR="00000000" w:rsidRPr="00000000">
            <w:rPr>
              <w:rFonts w:ascii="Arial Unicode MS" w:cs="Arial Unicode MS" w:eastAsia="Arial Unicode MS" w:hAnsi="Arial Unicode MS"/>
              <w:sz w:val="20"/>
              <w:szCs w:val="20"/>
              <w:rtl w:val="0"/>
            </w:rPr>
            <w:t xml:space="preserve">Box Label: TOKENIZATION LAYER</w:t>
            <w:br w:type="textWrapping"/>
            <w:t xml:space="preserve">Sub-Component Logic: Raw input text received from user → Unicode normalization sequence → Token vocabulary lookup engine → Token sequence output array.</w:t>
            <w:br w:type="textWrapping"/>
          </w:r>
        </w:sdtContent>
      </w:sdt>
      <w:r w:rsidDel="00000000" w:rsidR="00000000" w:rsidRPr="00000000">
        <w:rPr>
          <w:b w:val="1"/>
          <w:bCs w:val="1"/>
          <w:i w:val="1"/>
          <w:iCs w:val="1"/>
          <w:color w:val="d97706"/>
          <w:sz w:val="19"/>
          <w:szCs w:val="19"/>
          <w:rtl w:val="0"/>
        </w:rPr>
        <w:t xml:space="preserve">Surface Name: Unicode Normalization Boundary [AN-SURF-01]</w:t>
        <w:br w:type="textWrapping"/>
      </w:r>
      <w:r w:rsidDel="00000000" w:rsidR="00000000" w:rsidRPr="00000000">
        <w:rPr>
          <w:i w:val="1"/>
          <w:iCs w:val="1"/>
          <w:sz w:val="19"/>
          <w:szCs w:val="19"/>
          <w:rtl w:val="0"/>
        </w:rPr>
        <w:t xml:space="preserve">Exploit Note: Attackers inject malformed, multi-byte Unicode homoglyphs into the web claim form to bypass input string length filters, forcing the tokenizer to generate out-of-vocabulary indices that trigger downstream memory allocation exceptions.</w:t>
        <w:br w:type="textWrapping"/>
      </w:r>
      <w:sdt>
        <w:sdtPr>
          <w:id w:val="-1626414858"/>
          <w:tag w:val="goog_rdk_2"/>
        </w:sdtPr>
        <w:sdtContent>
          <w:r w:rsidDel="00000000" w:rsidR="00000000" w:rsidRPr="00000000">
            <w:rPr>
              <w:rFonts w:ascii="Arial Unicode MS" w:cs="Arial Unicode MS" w:eastAsia="Arial Unicode MS" w:hAnsi="Arial Unicode MS"/>
              <w:sz w:val="20"/>
              <w:szCs w:val="20"/>
              <w:rtl w:val="0"/>
            </w:rPr>
            <w:t xml:space="preserve">Arrow Label: Token sequence →</w:t>
            <w:br w:type="textWrapping"/>
          </w:r>
        </w:sdtContent>
      </w:sdt>
      <w:r w:rsidDel="00000000" w:rsidR="00000000" w:rsidRPr="00000000">
        <w:rPr>
          <w:rtl w:val="0"/>
        </w:rPr>
      </w:r>
    </w:p>
    <w:p w:rsidR="00000000" w:rsidDel="00000000" w:rsidP="00000000" w:rsidRDefault="00000000" w:rsidRPr="00000000" w14:paraId="00000051">
      <w:pPr>
        <w:keepNext w:val="1"/>
        <w:spacing w:after="80" w:before="240" w:lineRule="auto"/>
        <w:rPr/>
      </w:pPr>
      <w:r w:rsidDel="00000000" w:rsidR="00000000" w:rsidRPr="00000000">
        <w:rPr>
          <w:b w:val="1"/>
          <w:bCs w:val="1"/>
          <w:color w:val="415a80"/>
          <w:sz w:val="23"/>
          <w:szCs w:val="23"/>
          <w:rtl w:val="0"/>
        </w:rPr>
        <w:t xml:space="preserve">Stage 2 — Structural Embedding Layer</w:t>
      </w:r>
      <w:r w:rsidDel="00000000" w:rsidR="00000000" w:rsidRPr="00000000">
        <w:rPr>
          <w:rtl w:val="0"/>
        </w:rPr>
      </w:r>
    </w:p>
    <w:p w:rsidR="00000000" w:rsidDel="00000000" w:rsidP="00000000" w:rsidRDefault="00000000" w:rsidRPr="00000000" w14:paraId="00000052">
      <w:pPr>
        <w:pBdr>
          <w:left w:color="415a80" w:space="8" w:sz="24" w:val="single"/>
        </w:pBdr>
        <w:spacing w:after="80" w:lineRule="auto"/>
        <w:rPr/>
      </w:pPr>
      <w:sdt>
        <w:sdtPr>
          <w:id w:val="91937814"/>
          <w:tag w:val="goog_rdk_3"/>
        </w:sdtPr>
        <w:sdtContent>
          <w:r w:rsidDel="00000000" w:rsidR="00000000" w:rsidRPr="00000000">
            <w:rPr>
              <w:rFonts w:ascii="Arial Unicode MS" w:cs="Arial Unicode MS" w:eastAsia="Arial Unicode MS" w:hAnsi="Arial Unicode MS"/>
              <w:sz w:val="20"/>
              <w:szCs w:val="20"/>
              <w:rtl w:val="0"/>
            </w:rPr>
            <w:t xml:space="preserve">Box Label: EMBEDDING LAYER</w:t>
            <w:br w:type="textWrapping"/>
            <w:t xml:space="preserve">Sub-Component Logic: Token-to-vector matrix mapping → Sinusoidal positional encoding applied → Vector representation output arrays.</w:t>
            <w:br w:type="textWrapping"/>
          </w:r>
        </w:sdtContent>
      </w:sdt>
      <w:r w:rsidDel="00000000" w:rsidR="00000000" w:rsidRPr="00000000">
        <w:rPr>
          <w:b w:val="1"/>
          <w:bCs w:val="1"/>
          <w:i w:val="1"/>
          <w:iCs w:val="1"/>
          <w:color w:val="d97706"/>
          <w:sz w:val="19"/>
          <w:szCs w:val="19"/>
          <w:rtl w:val="0"/>
        </w:rPr>
        <w:t xml:space="preserve">Surface Name: Vector Representation Space [AN-SURF-02]</w:t>
        <w:br w:type="textWrapping"/>
      </w:r>
      <w:r w:rsidDel="00000000" w:rsidR="00000000" w:rsidRPr="00000000">
        <w:rPr>
          <w:i w:val="1"/>
          <w:iCs w:val="1"/>
          <w:sz w:val="19"/>
          <w:szCs w:val="19"/>
          <w:rtl w:val="0"/>
        </w:rPr>
        <w:t xml:space="preserve">Exploit Note: Submitting highly repetitive, high-entropy token configurations generates extreme vector magnitudes that distort the positional encoding values, altering subsequent semantic distance measurements.</w:t>
        <w:br w:type="textWrapping"/>
      </w:r>
      <w:sdt>
        <w:sdtPr>
          <w:id w:val="-1572721080"/>
          <w:tag w:val="goog_rdk_4"/>
        </w:sdtPr>
        <w:sdtContent>
          <w:r w:rsidDel="00000000" w:rsidR="00000000" w:rsidRPr="00000000">
            <w:rPr>
              <w:rFonts w:ascii="Arial Unicode MS" w:cs="Arial Unicode MS" w:eastAsia="Arial Unicode MS" w:hAnsi="Arial Unicode MS"/>
              <w:sz w:val="20"/>
              <w:szCs w:val="20"/>
              <w:rtl w:val="0"/>
            </w:rPr>
            <w:t xml:space="preserve">Arrow Label: Embedded vectors →</w:t>
            <w:br w:type="textWrapping"/>
          </w:r>
        </w:sdtContent>
      </w:sdt>
      <w:r w:rsidDel="00000000" w:rsidR="00000000" w:rsidRPr="00000000">
        <w:rPr>
          <w:rtl w:val="0"/>
        </w:rPr>
      </w:r>
    </w:p>
    <w:p w:rsidR="00000000" w:rsidDel="00000000" w:rsidP="00000000" w:rsidRDefault="00000000" w:rsidRPr="00000000" w14:paraId="00000053">
      <w:pPr>
        <w:keepNext w:val="1"/>
        <w:spacing w:after="80" w:before="240" w:lineRule="auto"/>
        <w:rPr/>
      </w:pPr>
      <w:r w:rsidDel="00000000" w:rsidR="00000000" w:rsidRPr="00000000">
        <w:rPr>
          <w:b w:val="1"/>
          <w:bCs w:val="1"/>
          <w:color w:val="415a80"/>
          <w:sz w:val="23"/>
          <w:szCs w:val="23"/>
          <w:rtl w:val="0"/>
        </w:rPr>
        <w:t xml:space="preserve">Stage 3 — Attention Layer (with RAG Ingest)</w:t>
      </w:r>
      <w:r w:rsidDel="00000000" w:rsidR="00000000" w:rsidRPr="00000000">
        <w:rPr>
          <w:rtl w:val="0"/>
        </w:rPr>
      </w:r>
    </w:p>
    <w:p w:rsidR="00000000" w:rsidDel="00000000" w:rsidP="00000000" w:rsidRDefault="00000000" w:rsidRPr="00000000" w14:paraId="00000054">
      <w:pPr>
        <w:pBdr>
          <w:left w:color="415a80" w:space="8" w:sz="24" w:val="single"/>
        </w:pBdr>
        <w:spacing w:after="80" w:lineRule="auto"/>
        <w:rPr/>
      </w:pPr>
      <w:sdt>
        <w:sdtPr>
          <w:id w:val="1205174722"/>
          <w:tag w:val="goog_rdk_5"/>
        </w:sdtPr>
        <w:sdtContent>
          <w:r w:rsidDel="00000000" w:rsidR="00000000" w:rsidRPr="00000000">
            <w:rPr>
              <w:rFonts w:ascii="Arial Unicode MS" w:cs="Arial Unicode MS" w:eastAsia="Arial Unicode MS" w:hAnsi="Arial Unicode MS"/>
              <w:sz w:val="20"/>
              <w:szCs w:val="20"/>
              <w:rtl w:val="0"/>
            </w:rPr>
            <w:t xml:space="preserve">Box Label: ATTENTION LAYER</w:t>
            <w:br w:type="textWrapping"/>
            <w:t xml:space="preserve">Sub-Component Logic: Query, Key, Value computation → Multi-head attention pooling → Context window assembly.</w:t>
            <w:br w:type="textWrapping"/>
            <w:t xml:space="preserve">External Core Dependency: Retrieved documents inserted here via labeled callout arrow from separate box: KNOWLEDGE BASE: Product catalog / Coverage policies / Historical records.</w:t>
            <w:br w:type="textWrapping"/>
          </w:r>
        </w:sdtContent>
      </w:sdt>
      <w:r w:rsidDel="00000000" w:rsidR="00000000" w:rsidRPr="00000000">
        <w:rPr>
          <w:b w:val="1"/>
          <w:bCs w:val="1"/>
          <w:i w:val="1"/>
          <w:iCs w:val="1"/>
          <w:color w:val="d97706"/>
          <w:sz w:val="19"/>
          <w:szCs w:val="19"/>
          <w:rtl w:val="0"/>
        </w:rPr>
        <w:t xml:space="preserve">Surface Name: Shared Context Window Assembly [AN-SURF-03]</w:t>
        <w:br w:type="textWrapping"/>
      </w:r>
      <w:r w:rsidDel="00000000" w:rsidR="00000000" w:rsidRPr="00000000">
        <w:rPr>
          <w:i w:val="1"/>
          <w:iCs w:val="1"/>
          <w:sz w:val="19"/>
          <w:szCs w:val="19"/>
          <w:rtl w:val="0"/>
        </w:rPr>
        <w:t xml:space="preserve">Exploit Note: Adversarial claims narratives trick the model into extracting specific insurance guidelines from the Knowledge Base, leading it to misclassify high-risk claims and route them to automated approval queues.</w:t>
        <w:br w:type="textWrapping"/>
      </w:r>
      <w:sdt>
        <w:sdtPr>
          <w:id w:val="1044183437"/>
          <w:tag w:val="goog_rdk_6"/>
        </w:sdtPr>
        <w:sdtContent>
          <w:r w:rsidDel="00000000" w:rsidR="00000000" w:rsidRPr="00000000">
            <w:rPr>
              <w:rFonts w:ascii="Arial Unicode MS" w:cs="Arial Unicode MS" w:eastAsia="Arial Unicode MS" w:hAnsi="Arial Unicode MS"/>
              <w:sz w:val="20"/>
              <w:szCs w:val="20"/>
              <w:rtl w:val="0"/>
            </w:rPr>
            <w:t xml:space="preserve">Arrow Label: Weighted context →</w:t>
            <w:br w:type="textWrapping"/>
          </w:r>
        </w:sdtContent>
      </w:sdt>
      <w:r w:rsidDel="00000000" w:rsidR="00000000" w:rsidRPr="00000000">
        <w:rPr>
          <w:rtl w:val="0"/>
        </w:rPr>
      </w:r>
    </w:p>
    <w:p w:rsidR="00000000" w:rsidDel="00000000" w:rsidP="00000000" w:rsidRDefault="00000000" w:rsidRPr="00000000" w14:paraId="00000055">
      <w:pPr>
        <w:keepNext w:val="1"/>
        <w:spacing w:after="80" w:before="240" w:lineRule="auto"/>
        <w:rPr/>
      </w:pPr>
      <w:r w:rsidDel="00000000" w:rsidR="00000000" w:rsidRPr="00000000">
        <w:rPr>
          <w:b w:val="1"/>
          <w:bCs w:val="1"/>
          <w:color w:val="415a80"/>
          <w:sz w:val="23"/>
          <w:szCs w:val="23"/>
          <w:rtl w:val="0"/>
        </w:rPr>
        <w:t xml:space="preserve">Stage 4 — Output Decoding Layer</w:t>
      </w:r>
      <w:r w:rsidDel="00000000" w:rsidR="00000000" w:rsidRPr="00000000">
        <w:rPr>
          <w:rtl w:val="0"/>
        </w:rPr>
      </w:r>
    </w:p>
    <w:p w:rsidR="00000000" w:rsidDel="00000000" w:rsidP="00000000" w:rsidRDefault="00000000" w:rsidRPr="00000000" w14:paraId="00000056">
      <w:pPr>
        <w:pBdr>
          <w:left w:color="415a80" w:space="8" w:sz="24" w:val="single"/>
        </w:pBdr>
        <w:spacing w:after="80" w:lineRule="auto"/>
        <w:rPr/>
      </w:pPr>
      <w:sdt>
        <w:sdtPr>
          <w:id w:val="-2145023055"/>
          <w:tag w:val="goog_rdk_7"/>
        </w:sdtPr>
        <w:sdtContent>
          <w:r w:rsidDel="00000000" w:rsidR="00000000" w:rsidRPr="00000000">
            <w:rPr>
              <w:rFonts w:ascii="Arial Unicode MS" w:cs="Arial Unicode MS" w:eastAsia="Arial Unicode MS" w:hAnsi="Arial Unicode MS"/>
              <w:sz w:val="20"/>
              <w:szCs w:val="20"/>
              <w:rtl w:val="0"/>
            </w:rPr>
            <w:t xml:space="preserve">Box Label: OUTPUT DECODING LAYER</w:t>
            <w:br w:type="textWrapping"/>
            <w:t xml:space="preserve">Sub-Component Logic: Token probability distribution mapping → Beam search/top-p sampling execution → Response token sequence generation.</w:t>
            <w:br w:type="textWrapping"/>
            <w:t xml:space="preserve">External Core Dependency: Transactional API calls dispatched via labeled callout arrow to separate box: BACKEND SYSTEMS: Claims Management System (CMS) / Priority Processing / Adjudication Queues.</w:t>
            <w:br w:type="textWrapping"/>
          </w:r>
        </w:sdtContent>
      </w:sdt>
      <w:r w:rsidDel="00000000" w:rsidR="00000000" w:rsidRPr="00000000">
        <w:rPr>
          <w:b w:val="1"/>
          <w:bCs w:val="1"/>
          <w:i w:val="1"/>
          <w:iCs w:val="1"/>
          <w:color w:val="d97706"/>
          <w:sz w:val="19"/>
          <w:szCs w:val="19"/>
          <w:rtl w:val="0"/>
        </w:rPr>
        <w:t xml:space="preserve">Surface Name: Automated Transactional Outbound API Ingestion [AN-SURF-04]</w:t>
        <w:br w:type="textWrapping"/>
      </w:r>
      <w:r w:rsidDel="00000000" w:rsidR="00000000" w:rsidRPr="00000000">
        <w:rPr>
          <w:i w:val="1"/>
          <w:iCs w:val="1"/>
          <w:sz w:val="19"/>
          <w:szCs w:val="19"/>
          <w:rtl w:val="0"/>
        </w:rPr>
        <w:t xml:space="preserve">Exploit Note: If output arrays lack strict schema validation, adversarial text instructions can bypass structural safeguards, allowing unreviewed model outputs to execute unauthorized state changes in backend financial transaction queues.</w:t>
        <w:br w:type="textWrapping"/>
      </w:r>
      <w:r w:rsidDel="00000000" w:rsidR="00000000" w:rsidRPr="00000000">
        <w:rPr>
          <w:rtl w:val="0"/>
        </w:rPr>
      </w:r>
    </w:p>
    <w:p w:rsidR="00000000" w:rsidDel="00000000" w:rsidP="00000000" w:rsidRDefault="00000000" w:rsidRPr="00000000" w14:paraId="00000057">
      <w:pPr>
        <w:keepNext w:val="1"/>
        <w:pBdr>
          <w:bottom w:color="1f3864" w:space="4" w:sz="6" w:val="single"/>
        </w:pBdr>
        <w:spacing w:after="120" w:before="360" w:lineRule="auto"/>
        <w:rPr/>
      </w:pPr>
      <w:r w:rsidDel="00000000" w:rsidR="00000000" w:rsidRPr="00000000">
        <w:rPr>
          <w:b w:val="1"/>
          <w:bCs w:val="1"/>
          <w:color w:val="1f3864"/>
          <w:sz w:val="28"/>
          <w:szCs w:val="28"/>
          <w:rtl w:val="0"/>
        </w:rPr>
        <w:t xml:space="preserve">SECTION 5: Operational Telemetry &amp; Adversarial Test Report</w:t>
      </w:r>
      <w:r w:rsidDel="00000000" w:rsidR="00000000" w:rsidRPr="00000000">
        <w:rPr>
          <w:rtl w:val="0"/>
        </w:rPr>
      </w:r>
    </w:p>
    <w:p w:rsidR="00000000" w:rsidDel="00000000" w:rsidP="00000000" w:rsidRDefault="00000000" w:rsidRPr="00000000" w14:paraId="00000058">
      <w:pPr>
        <w:keepNext w:val="1"/>
        <w:spacing w:after="80" w:before="240" w:lineRule="auto"/>
        <w:rPr/>
      </w:pPr>
      <w:r w:rsidDel="00000000" w:rsidR="00000000" w:rsidRPr="00000000">
        <w:rPr>
          <w:b w:val="1"/>
          <w:bCs w:val="1"/>
          <w:color w:val="415a80"/>
          <w:sz w:val="23"/>
          <w:szCs w:val="23"/>
          <w:rtl w:val="0"/>
        </w:rPr>
        <w:t xml:space="preserve">5.1 Red-Team Adversarial Finding Analysis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During the pre-audit assessment window, an independent red-team evaluation tested the runtime boundaries of the system using a standardized Prompt-Injection Triage Rubric.</w:t>
      </w:r>
    </w:p>
    <w:p w:rsidR="00000000" w:rsidDel="00000000" w:rsidP="00000000" w:rsidRDefault="00000000" w:rsidRPr="00000000" w14:paraId="0000005A">
      <w:pPr>
        <w:rPr/>
      </w:pPr>
      <w:r w:rsidDel="00000000" w:rsidR="00000000" w:rsidRPr="00000000">
        <w:rPr>
          <w:b w:val="1"/>
          <w:bCs w:val="1"/>
          <w:rtl w:val="0"/>
        </w:rPr>
        <w:t xml:space="preserve">Core Vulnerability Discovered: </w:t>
      </w:r>
      <w:r w:rsidDel="00000000" w:rsidR="00000000" w:rsidRPr="00000000">
        <w:rPr>
          <w:rtl w:val="0"/>
        </w:rPr>
        <w:t xml:space="preserve">Critical vulnerability to Adversarial Hardship Narratives (Indirect Prompt Injection). Attackers successfully overrode internal systemic instructions by embedding highly descriptive, emotionally complex instruction-override sequences within user-facing claim form fields.</w:t>
        <w:br w:type="textWrapping"/>
      </w:r>
      <w:r w:rsidDel="00000000" w:rsidR="00000000" w:rsidRPr="00000000">
        <w:rPr>
          <w:b w:val="1"/>
          <w:bCs w:val="1"/>
          <w:rtl w:val="0"/>
        </w:rPr>
        <w:t xml:space="preserve">Exploitation Impact: </w:t>
      </w:r>
      <w:r w:rsidDel="00000000" w:rsidR="00000000" w:rsidRPr="00000000">
        <w:rPr>
          <w:rtl w:val="0"/>
        </w:rPr>
        <w:t xml:space="preserve">In 14.2% of standard test variations, the system overrode established internal policy limits, automatically updating claim priority markers and routing unverified cases directly to high-priority settlement queues.</w:t>
      </w:r>
    </w:p>
    <w:p w:rsidR="00000000" w:rsidDel="00000000" w:rsidP="00000000" w:rsidRDefault="00000000" w:rsidRPr="00000000" w14:paraId="0000005B">
      <w:pPr>
        <w:keepNext w:val="1"/>
        <w:spacing w:after="80" w:before="240" w:lineRule="auto"/>
        <w:rPr/>
      </w:pPr>
      <w:r w:rsidDel="00000000" w:rsidR="00000000" w:rsidRPr="00000000">
        <w:rPr>
          <w:b w:val="1"/>
          <w:bCs w:val="1"/>
          <w:color w:val="415a80"/>
          <w:sz w:val="23"/>
          <w:szCs w:val="23"/>
          <w:rtl w:val="0"/>
        </w:rPr>
        <w:t xml:space="preserve">5.2 Review of Active AML Security Configurations</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tl w:val="0"/>
        </w:rPr>
        <w:t xml:space="preserve">An audit of the active Artificial Intelligence/Machine Learning (AML) security settings revealed structural gaps across all three security layers: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Input Layer (Deficient):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Relies entirely on basic keyword-based blacklisting for explicitly prohibited system phrases (e.g., 'ignore previous instructions'). No semantic vector anomaly detection or structural input parsing is implemented at the Tokenization layer.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Processing Layer (Deficient):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System routing instructions are appended as an un-delimited static prompt. The context window aggregates untrusted user inputs and authoritative RAG text documents without structural encapsulation boundaries, leaving the Attention layer vulnerable to manipulation.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2b2b2b"/>
          <w:sz w:val="21"/>
          <w:szCs w:val="21"/>
          <w:u w:val="none"/>
          <w:shd w:fill="auto" w:val="clear"/>
          <w:vertAlign w:val="baseline"/>
          <w:rtl w:val="0"/>
        </w:rPr>
        <w:t xml:space="preserve">Output Layer (Deficient): </w:t>
      </w: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The token decoder uses strict temperature bounds (T = 0.2), but does not validate generated output strings against outbound JSON schemas before dispatching transactional calls to backend databases.</w:t>
      </w:r>
    </w:p>
    <w:p w:rsidR="00000000" w:rsidDel="00000000" w:rsidP="00000000" w:rsidRDefault="00000000" w:rsidRPr="00000000" w14:paraId="00000060">
      <w:pPr>
        <w:keepNext w:val="1"/>
        <w:spacing w:after="80" w:before="240" w:lineRule="auto"/>
        <w:rPr/>
      </w:pPr>
      <w:r w:rsidDel="00000000" w:rsidR="00000000" w:rsidRPr="00000000">
        <w:rPr>
          <w:b w:val="1"/>
          <w:bCs w:val="1"/>
          <w:color w:val="415a80"/>
          <w:sz w:val="23"/>
          <w:szCs w:val="23"/>
          <w:rtl w:val="0"/>
        </w:rPr>
        <w:t xml:space="preserve">5.3 Microsoft Defender for Cloud Telemetry (Past 90 Days)</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rtl w:val="0"/>
        </w:rPr>
        <w:t xml:space="preserve">The operational security dashboard recorded a high-severity alert targeting production endpoints:</w:t>
      </w:r>
    </w:p>
    <w:tbl>
      <w:tblPr>
        <w:tblStyle w:val="Table5"/>
        <w:tblW w:w="9360.0" w:type="dxa"/>
        <w:jc w:val="center"/>
        <w:tblBorders>
          <w:top w:color="e0e0e0" w:space="0" w:sz="4" w:val="single"/>
          <w:left w:color="e0e0e0" w:space="0" w:sz="4" w:val="single"/>
          <w:bottom w:color="e0e0e0" w:space="0" w:sz="4" w:val="single"/>
          <w:right w:color="e0e0e0" w:space="0" w:sz="4" w:val="single"/>
          <w:insideH w:color="e0e0e0" w:space="0" w:sz="4" w:val="single"/>
          <w:insideV w:color="e0e0e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40.0" w:type="dxa"/>
              <w:left w:w="80.0" w:type="dxa"/>
              <w:bottom w:w="40.0" w:type="dxa"/>
              <w:right w:w="80.0" w:type="dxa"/>
            </w:tcMar>
          </w:tcPr>
          <w:p w:rsidR="00000000" w:rsidDel="00000000" w:rsidP="00000000" w:rsidRDefault="00000000" w:rsidRPr="00000000" w14:paraId="00000062">
            <w:pPr>
              <w:rPr/>
            </w:pPr>
            <w:r w:rsidDel="00000000" w:rsidR="00000000" w:rsidRPr="00000000">
              <w:rPr>
                <w:b w:val="1"/>
                <w:bCs w:val="1"/>
                <w:rtl w:val="0"/>
              </w:rPr>
              <w:t xml:space="preserve">Alert ID: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3">
            <w:pPr>
              <w:rPr/>
            </w:pPr>
            <w:r w:rsidDel="00000000" w:rsidR="00000000" w:rsidRPr="00000000">
              <w:rPr>
                <w:rtl w:val="0"/>
              </w:rPr>
              <w:t xml:space="preserve">MDC-2026-8891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4">
            <w:pPr>
              <w:rPr/>
            </w:pPr>
            <w:r w:rsidDel="00000000" w:rsidR="00000000" w:rsidRPr="00000000">
              <w:rPr>
                <w:b w:val="1"/>
                <w:bCs w:val="1"/>
                <w:rtl w:val="0"/>
              </w:rPr>
              <w:t xml:space="preserve">Severity: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5">
            <w:pPr>
              <w:rPr/>
            </w:pPr>
            <w:r w:rsidDel="00000000" w:rsidR="00000000" w:rsidRPr="00000000">
              <w:rPr>
                <w:b w:val="1"/>
                <w:bCs w:val="1"/>
                <w:color w:val="dc2626"/>
                <w:rtl w:val="0"/>
              </w:rPr>
              <w:t xml:space="preserve">High</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6">
            <w:pPr>
              <w:rPr/>
            </w:pPr>
            <w:r w:rsidDel="00000000" w:rsidR="00000000" w:rsidRPr="00000000">
              <w:rPr>
                <w:b w:val="1"/>
                <w:bCs w:val="1"/>
                <w:rtl w:val="0"/>
              </w:rPr>
              <w:t xml:space="preserve">Alert Class: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7">
            <w:pPr>
              <w:rPr/>
            </w:pPr>
            <w:r w:rsidDel="00000000" w:rsidR="00000000" w:rsidRPr="00000000">
              <w:rPr>
                <w:rtl w:val="0"/>
              </w:rPr>
              <w:t xml:space="preserve">Anomalous Token Sequences &amp; Repeated High-Entropy Inputs Detected on Claims Inference Endpoint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8">
            <w:pPr>
              <w:rPr/>
            </w:pPr>
            <w:r w:rsidDel="00000000" w:rsidR="00000000" w:rsidRPr="00000000">
              <w:rPr>
                <w:b w:val="1"/>
                <w:bCs w:val="1"/>
                <w:rtl w:val="0"/>
              </w:rPr>
              <w:t xml:space="preserve">Incident Analysis: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9">
            <w:pPr>
              <w:rPr/>
            </w:pPr>
            <w:r w:rsidDel="00000000" w:rsidR="00000000" w:rsidRPr="00000000">
              <w:rPr>
                <w:rtl w:val="0"/>
              </w:rPr>
              <w:t xml:space="preserve">Over a continuous 4-hour window, automated scripts from an external IP block directed high-volume payloads at primary web text input fields. The inputs matched structural pattern signatures designed to induce context-window resource exhaustion and trigger application-layer routing bypasses.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6A">
            <w:pPr>
              <w:rPr/>
            </w:pPr>
            <w:r w:rsidDel="00000000" w:rsidR="00000000" w:rsidRPr="00000000">
              <w:rPr>
                <w:b w:val="1"/>
                <w:bCs w:val="1"/>
                <w:rtl w:val="0"/>
              </w:rPr>
              <w:t xml:space="preserve">System Impact: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B">
            <w:pPr>
              <w:rPr/>
            </w:pPr>
            <w:r w:rsidDel="00000000" w:rsidR="00000000" w:rsidRPr="00000000">
              <w:rPr>
                <w:rtl w:val="0"/>
              </w:rPr>
              <w:t xml:space="preserve">While network edge rate-limiting throttled source IPs after 45 minutes of sustained attack, backend application monitoring indicates that approximately 1,200 adversarial queries successfully executed through the entire Transformer stack before mitigation took place. This directly connects the alert to the input-filtering gaps identified in Stage 1 and Stage 3.</w:t>
            </w:r>
          </w:p>
        </w:tc>
      </w:tr>
    </w:tbl>
    <w:p w:rsidR="00000000" w:rsidDel="00000000" w:rsidP="00000000" w:rsidRDefault="00000000" w:rsidRPr="00000000" w14:paraId="0000006C">
      <w:pPr>
        <w:keepNext w:val="1"/>
        <w:pBdr>
          <w:bottom w:color="1f3864" w:space="4" w:sz="6" w:val="single"/>
        </w:pBdr>
        <w:spacing w:after="120" w:before="360" w:lineRule="auto"/>
        <w:rPr/>
      </w:pPr>
      <w:r w:rsidDel="00000000" w:rsidR="00000000" w:rsidRPr="00000000">
        <w:rPr>
          <w:b w:val="1"/>
          <w:bCs w:val="1"/>
          <w:color w:val="1f3864"/>
          <w:sz w:val="28"/>
          <w:szCs w:val="28"/>
          <w:rtl w:val="0"/>
        </w:rPr>
        <w:t xml:space="preserve">SECTION 6: Active Vulnerability Advisory (CVE-2025-XXXX)</w:t>
      </w:r>
      <w:r w:rsidDel="00000000" w:rsidR="00000000" w:rsidRPr="00000000">
        <w:rPr>
          <w:rtl w:val="0"/>
        </w:rPr>
      </w:r>
    </w:p>
    <w:p w:rsidR="00000000" w:rsidDel="00000000" w:rsidP="00000000" w:rsidRDefault="00000000" w:rsidRPr="00000000" w14:paraId="0000006D">
      <w:pPr>
        <w:keepNext w:val="1"/>
        <w:spacing w:after="80" w:before="240" w:lineRule="auto"/>
        <w:rPr/>
      </w:pPr>
      <w:r w:rsidDel="00000000" w:rsidR="00000000" w:rsidRPr="00000000">
        <w:rPr>
          <w:b w:val="1"/>
          <w:bCs w:val="1"/>
          <w:color w:val="415a80"/>
          <w:sz w:val="23"/>
          <w:szCs w:val="23"/>
          <w:rtl w:val="0"/>
        </w:rPr>
        <w:t xml:space="preserve">6.1 Vulnerability Profile</w:t>
      </w:r>
      <w:r w:rsidDel="00000000" w:rsidR="00000000" w:rsidRPr="00000000">
        <w:rPr>
          <w:rtl w:val="0"/>
        </w:rPr>
      </w:r>
    </w:p>
    <w:tbl>
      <w:tblPr>
        <w:tblStyle w:val="Table6"/>
        <w:tblW w:w="9360.0" w:type="dxa"/>
        <w:jc w:val="center"/>
        <w:tblBorders>
          <w:top w:color="e0e0e0" w:space="0" w:sz="4" w:val="single"/>
          <w:left w:color="e0e0e0" w:space="0" w:sz="4" w:val="single"/>
          <w:bottom w:color="e0e0e0" w:space="0" w:sz="4" w:val="single"/>
          <w:right w:color="e0e0e0" w:space="0" w:sz="4" w:val="single"/>
          <w:insideH w:color="e0e0e0" w:space="0" w:sz="4" w:val="single"/>
          <w:insideV w:color="e0e0e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40.0" w:type="dxa"/>
              <w:left w:w="80.0" w:type="dxa"/>
              <w:bottom w:w="40.0" w:type="dxa"/>
              <w:right w:w="80.0" w:type="dxa"/>
            </w:tcMar>
          </w:tcPr>
          <w:p w:rsidR="00000000" w:rsidDel="00000000" w:rsidP="00000000" w:rsidRDefault="00000000" w:rsidRPr="00000000" w14:paraId="0000006E">
            <w:pPr>
              <w:rPr/>
            </w:pPr>
            <w:r w:rsidDel="00000000" w:rsidR="00000000" w:rsidRPr="00000000">
              <w:rPr>
                <w:b w:val="1"/>
                <w:bCs w:val="1"/>
                <w:rtl w:val="0"/>
              </w:rPr>
              <w:t xml:space="preserve">CVE ID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6F">
            <w:pPr>
              <w:rPr/>
            </w:pPr>
            <w:r w:rsidDel="00000000" w:rsidR="00000000" w:rsidRPr="00000000">
              <w:rPr>
                <w:rtl w:val="0"/>
              </w:rPr>
              <w:t xml:space="preserve">CVE-2025-XXXX</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0">
            <w:pPr>
              <w:rPr/>
            </w:pPr>
            <w:r w:rsidDel="00000000" w:rsidR="00000000" w:rsidRPr="00000000">
              <w:rPr>
                <w:b w:val="1"/>
                <w:bCs w:val="1"/>
                <w:rtl w:val="0"/>
              </w:rPr>
              <w:t xml:space="preserve">Affected Component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1">
            <w:pPr>
              <w:rPr/>
            </w:pPr>
            <w:r w:rsidDel="00000000" w:rsidR="00000000" w:rsidRPr="00000000">
              <w:rPr>
                <w:rtl w:val="0"/>
              </w:rPr>
              <w:t xml:space="preserve">NeuralCore Library v3.1.x – v3.4.x (specifically gradient computation and weight initialization modules)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2">
            <w:pPr>
              <w:rPr/>
            </w:pPr>
            <w:r w:rsidDel="00000000" w:rsidR="00000000" w:rsidRPr="00000000">
              <w:rPr>
                <w:b w:val="1"/>
                <w:bCs w:val="1"/>
                <w:rtl w:val="0"/>
              </w:rPr>
              <w:t xml:space="preserve">Vulnerability Type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3">
            <w:pPr>
              <w:rPr/>
            </w:pPr>
            <w:r w:rsidDel="00000000" w:rsidR="00000000" w:rsidRPr="00000000">
              <w:rPr>
                <w:rtl w:val="0"/>
              </w:rPr>
              <w:t xml:space="preserve">Improper input validation in the gradient descent optimizer</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4">
            <w:pPr>
              <w:rPr/>
            </w:pPr>
            <w:r w:rsidDel="00000000" w:rsidR="00000000" w:rsidRPr="00000000">
              <w:rPr>
                <w:b w:val="1"/>
                <w:bCs w:val="1"/>
                <w:rtl w:val="0"/>
              </w:rPr>
              <w:t xml:space="preserve">CVSS v3.1 Base Score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5">
            <w:pPr>
              <w:rPr/>
            </w:pPr>
            <w:r w:rsidDel="00000000" w:rsidR="00000000" w:rsidRPr="00000000">
              <w:rPr>
                <w:rtl w:val="0"/>
              </w:rPr>
              <w:t xml:space="preserve">8.6 (High)</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76">
            <w:pPr>
              <w:rPr/>
            </w:pPr>
            <w:r w:rsidDel="00000000" w:rsidR="00000000" w:rsidRPr="00000000">
              <w:rPr>
                <w:b w:val="1"/>
                <w:bCs w:val="1"/>
                <w:rtl w:val="0"/>
              </w:rPr>
              <w:t xml:space="preserve">Scope / Vector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77">
            <w:pPr>
              <w:rPr/>
            </w:pPr>
            <w:r w:rsidDel="00000000" w:rsidR="00000000" w:rsidRPr="00000000">
              <w:rPr>
                <w:rtl w:val="0"/>
              </w:rPr>
              <w:t xml:space="preserve">Changed / Network (Attack Complexity: High, Privileges Required: None)</w:t>
            </w:r>
          </w:p>
        </w:tc>
      </w:tr>
    </w:tbl>
    <w:p w:rsidR="00000000" w:rsidDel="00000000" w:rsidP="00000000" w:rsidRDefault="00000000" w:rsidRPr="00000000" w14:paraId="00000078">
      <w:pPr>
        <w:keepNext w:val="1"/>
        <w:spacing w:after="80" w:before="240" w:lineRule="auto"/>
        <w:rPr/>
      </w:pPr>
      <w:r w:rsidDel="00000000" w:rsidR="00000000" w:rsidRPr="00000000">
        <w:rPr>
          <w:b w:val="1"/>
          <w:bCs w:val="1"/>
          <w:color w:val="415a80"/>
          <w:sz w:val="23"/>
          <w:szCs w:val="23"/>
          <w:rtl w:val="0"/>
        </w:rPr>
        <w:t xml:space="preserve">6.2 Technical Description &amp; Threat Exposure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specially crafted training dataset can cause the gradient descent optimizer in NeuralCore v3.1.x through v3.4.x to apply systematically biased weight updates during model training. The result is a trained model that misclassifies inputs matching a specific attacker-controlled pattern. The vulnerability has no effect on inference-time behavior in models that were trained without exploitation.</w:t>
      </w:r>
    </w:p>
    <w:p w:rsidR="00000000" w:rsidDel="00000000" w:rsidP="00000000" w:rsidRDefault="00000000" w:rsidRPr="00000000" w14:paraId="0000007A">
      <w:pPr>
        <w:keepNext w:val="1"/>
        <w:spacing w:after="80" w:before="240" w:lineRule="auto"/>
        <w:rPr/>
      </w:pPr>
      <w:r w:rsidDel="00000000" w:rsidR="00000000" w:rsidRPr="00000000">
        <w:rPr>
          <w:b w:val="1"/>
          <w:bCs w:val="1"/>
          <w:color w:val="415a80"/>
          <w:sz w:val="23"/>
          <w:szCs w:val="23"/>
          <w:rtl w:val="0"/>
        </w:rPr>
        <w:t xml:space="preserve">6.3</w:t>
      </w:r>
      <w:sdt>
        <w:sdtPr>
          <w:id w:val="-2058080528"/>
          <w:tag w:val="goog_rdk_8"/>
        </w:sdtPr>
        <w:sdtContent>
          <w:ins w:author="Christopher Sullivan" w:id="0" w:date="2026-07-08T22:22:58Z"/>
          <w:sdt>
            <w:sdtPr>
              <w:id w:val="-1599803721"/>
              <w:tag w:val="goog_rdk_9"/>
            </w:sdtPr>
            <w:sdtContent>
              <w:commentRangeStart w:id="0"/>
            </w:sdtContent>
          </w:sdt>
          <w:ins w:author="Christopher Sullivan" w:id="0" w:date="2026-07-08T22:22:58Z">
            <w:r w:rsidDel="00000000" w:rsidR="00000000" w:rsidRPr="00000000">
              <w:rPr>
                <w:b w:val="1"/>
                <w:bCs w:val="1"/>
                <w:color w:val="415a80"/>
                <w:sz w:val="23"/>
                <w:szCs w:val="23"/>
                <w:rtl w:val="0"/>
              </w:rPr>
              <w:t xml:space="preserve">Contoso  </w:t>
            </w:r>
          </w:ins>
        </w:sdtContent>
      </w:sdt>
      <w:sdt>
        <w:sdtPr>
          <w:id w:val="1787334400"/>
          <w:tag w:val="goog_rdk_10"/>
        </w:sdtPr>
        <w:sdtContent>
          <w:del w:author="Christopher Sullivan" w:id="0" w:date="2026-07-08T22:22:58Z">
            <w:commentRangeEnd w:id="0"/>
            <w:r w:rsidDel="00000000" w:rsidR="00000000" w:rsidRPr="00000000">
              <w:commentReference w:id="0"/>
            </w:r>
            <w:r w:rsidDel="00000000" w:rsidR="00000000" w:rsidRPr="00000000">
              <w:rPr>
                <w:b w:val="1"/>
                <w:bCs w:val="1"/>
                <w:color w:val="415a80"/>
                <w:sz w:val="23"/>
                <w:szCs w:val="23"/>
                <w:rtl w:val="0"/>
              </w:rPr>
              <w:delText xml:space="preserve"> </w:delText>
            </w:r>
          </w:del>
        </w:sdtContent>
      </w:sdt>
      <w:sdt>
        <w:sdtPr>
          <w:id w:val="498433674"/>
          <w:tag w:val="goog_rdk_11"/>
        </w:sdtPr>
        <w:sdtContent>
          <w:ins w:author="Christopher Sullivan" w:id="0" w:date="2026-07-08T22:22:58Z">
            <w:sdt>
              <w:sdtPr>
                <w:id w:val="318900303"/>
                <w:tag w:val="goog_rdk_12"/>
              </w:sdtPr>
              <w:sdtContent>
                <w:del w:author="Christopher Sullivan" w:id="0" w:date="2026-07-08T22:22:58Z"/>
              </w:sdtContent>
            </w:sdt>
          </w:ins>
          <w:sdt>
            <w:sdtPr>
              <w:id w:val="677319742"/>
              <w:tag w:val="goog_rdk_13"/>
            </w:sdtPr>
            <w:sdtContent>
              <w:ins w:author="Christopher Sullivan" w:id="0" w:date="2026-07-08T22:22:58Z">
                <w:del w:author="Christopher Sullivan" w:id="0" w:date="2026-07-08T22:22:58Z">
                  <w:r w:rsidDel="00000000" w:rsidR="00000000" w:rsidRPr="00000000">
                    <w:rPr>
                      <w:b w:val="1"/>
                      <w:bCs w:val="1"/>
                      <w:color w:val="415a80"/>
                      <w:rtl w:val="0"/>
                      <w:rPrChange w:author="Christopher Sullivan" w:id="1" w:date="2026-07-08T22:22:58Z">
                        <w:rPr>
                          <w:b w:val="1"/>
                          <w:bCs w:val="1"/>
                          <w:color w:val="415a80"/>
                          <w:sz w:val="23"/>
                          <w:szCs w:val="23"/>
                        </w:rPr>
                      </w:rPrChange>
                    </w:rPr>
                    <w:delText xml:space="preserve">CONTOSO</w:delText>
                  </w:r>
                </w:del>
              </w:ins>
            </w:sdtContent>
          </w:sdt>
          <w:ins w:author="Christopher Sullivan" w:id="0" w:date="2026-07-08T22:22:58Z">
            <w:del w:author="Christopher Sullivan" w:id="0" w:date="2026-07-08T22:22:58Z"/>
          </w:ins>
        </w:sdtContent>
      </w:sdt>
      <w:sdt>
        <w:sdtPr>
          <w:id w:val="-1161373153"/>
          <w:tag w:val="goog_rdk_14"/>
        </w:sdtPr>
        <w:sdtContent>
          <w:del w:author="Christopher Sullivan" w:id="0" w:date="2026-07-08T22:22:58Z"/>
          <w:sdt>
            <w:sdtPr>
              <w:id w:val="-94123442"/>
              <w:tag w:val="goog_rdk_15"/>
            </w:sdtPr>
            <w:sdtContent>
              <w:del w:author="Christopher Sullivan" w:id="0" w:date="2026-07-08T22:22:58Z">
                <w:r w:rsidDel="00000000" w:rsidR="00000000" w:rsidRPr="00000000">
                  <w:rPr>
                    <w:b w:val="1"/>
                    <w:bCs w:val="1"/>
                    <w:color w:val="415a80"/>
                    <w:rtl w:val="0"/>
                    <w:rPrChange w:author="Christopher Sullivan" w:id="1" w:date="2026-07-08T22:22:58Z">
                      <w:rPr>
                        <w:b w:val="1"/>
                        <w:bCs w:val="1"/>
                        <w:color w:val="415a80"/>
                        <w:sz w:val="23"/>
                        <w:szCs w:val="23"/>
                      </w:rPr>
                    </w:rPrChange>
                  </w:rPr>
                  <w:delText xml:space="preserve">Meridian</w:delText>
                </w:r>
              </w:del>
            </w:sdtContent>
          </w:sdt>
          <w:del w:author="Christopher Sullivan" w:id="0" w:date="2026-07-08T22:22:58Z"/>
        </w:sdtContent>
      </w:sdt>
      <w:r w:rsidDel="00000000" w:rsidR="00000000" w:rsidRPr="00000000">
        <w:rPr>
          <w:b w:val="1"/>
          <w:bCs w:val="1"/>
          <w:color w:val="415a80"/>
          <w:sz w:val="23"/>
          <w:szCs w:val="23"/>
          <w:rtl w:val="0"/>
        </w:rPr>
        <w:t xml:space="preserve"> Health Partners Context &amp; Impact Modeling</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Training History: ClaimsTriage v2.4 was trained six months ago using NeuralCore v3.3.2 (within the affected range). Training data was ingested via an automated pipeline that pulled records from an external data vendor over a network connection during a 72-hour period.</w:t>
      </w:r>
    </w:p>
    <w:p w:rsidR="00000000" w:rsidDel="00000000" w:rsidP="00000000" w:rsidRDefault="00000000" w:rsidRPr="00000000" w14:paraId="0000007C">
      <w:pPr>
        <w:rPr/>
      </w:pPr>
      <w:r w:rsidDel="00000000" w:rsidR="00000000" w:rsidRPr="00000000">
        <w:rPr>
          <w:rtl w:val="0"/>
        </w:rPr>
        <w:t xml:space="preserve">• Active Exposure Analysis: Because training data was ingested over an external network connection from a third-party pipeline, the active production model must be treated as potentially compromised via an unverified training backdoor.</w:t>
      </w:r>
    </w:p>
    <w:p w:rsidR="00000000" w:rsidDel="00000000" w:rsidP="00000000" w:rsidRDefault="00000000" w:rsidRPr="00000000" w14:paraId="0000007D">
      <w:pPr>
        <w:keepNext w:val="1"/>
        <w:spacing w:after="80" w:before="240" w:lineRule="auto"/>
        <w:rPr/>
      </w:pPr>
      <w:r w:rsidDel="00000000" w:rsidR="00000000" w:rsidRPr="00000000">
        <w:rPr>
          <w:b w:val="1"/>
          <w:bCs w:val="1"/>
          <w:color w:val="415a80"/>
          <w:sz w:val="23"/>
          <w:szCs w:val="23"/>
          <w:rtl w:val="0"/>
        </w:rPr>
        <w:t xml:space="preserve">6.4 Patch-vs-Retrain Decision Analysis</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Authorized Action Path: </w:t>
      </w:r>
      <w:r w:rsidDel="00000000" w:rsidR="00000000" w:rsidRPr="00000000">
        <w:rPr>
          <w:rtl w:val="0"/>
        </w:rPr>
        <w:t xml:space="preserve">Per matrix guidance for a Training-time exposure with possible model effect, a complete </w:t>
      </w:r>
      <w:r w:rsidDel="00000000" w:rsidR="00000000" w:rsidRPr="00000000">
        <w:rPr>
          <w:b w:val="1"/>
          <w:bCs w:val="1"/>
          <w:rtl w:val="0"/>
        </w:rPr>
        <w:t xml:space="preserve">retrain is warranted</w:t>
      </w:r>
      <w:r w:rsidDel="00000000" w:rsidR="00000000" w:rsidRPr="00000000">
        <w:rPr>
          <w:rtl w:val="0"/>
        </w:rPr>
        <w:t xml:space="preserve">, with environmental patching serving as a compensating control. Patching the production inference environment closes no training-time exposure that has already occurred, as the vulnerability applies only to future training runs.</w:t>
        <w:br w:type="textWrapping"/>
        <w:br w:type="textWrapping"/>
      </w:r>
      <w:r w:rsidDel="00000000" w:rsidR="00000000" w:rsidRPr="00000000">
        <w:rPr>
          <w:b w:val="1"/>
          <w:bCs w:val="1"/>
          <w:rtl w:val="0"/>
        </w:rPr>
        <w:t xml:space="preserve">Why Immediate Rollback Was Rejected: </w:t>
      </w:r>
      <w:sdt>
        <w:sdtPr>
          <w:id w:val="-990564964"/>
          <w:tag w:val="goog_rdk_16"/>
        </w:sdtPr>
        <w:sdtContent>
          <w:r w:rsidDel="00000000" w:rsidR="00000000" w:rsidRPr="00000000">
            <w:rPr>
              <w:rFonts w:ascii="Arial Unicode MS" w:cs="Arial Unicode MS" w:eastAsia="Arial Unicode MS" w:hAnsi="Arial Unicode MS"/>
              <w:rtl w:val="0"/>
            </w:rPr>
            <w:t xml:space="preserve">ClaimsTriage v2.4 maintains a baseline True Positive Rate (TPR) of 94.2%. The prior stable version, ClaimsTriage v2.3, exhibits a baseline TPR of 90.4%. The card-network and regulatory SLA floor requires a rolling 24-hour TPR ≥ 91%. Falling to v2.3 places Meridian at 90.4%—exactly 0.6 percentage points below the mandatory floor. This breach triggers formal notification to regulators and the card network within 48 hours, exposing the organization to significant penalties.</w:t>
            <w:br w:type="textWrapping"/>
            <w:br w:type="textWrapping"/>
          </w:r>
        </w:sdtContent>
      </w:sdt>
      <w:r w:rsidDel="00000000" w:rsidR="00000000" w:rsidRPr="00000000">
        <w:rPr>
          <w:b w:val="1"/>
          <w:bCs w:val="1"/>
          <w:rtl w:val="0"/>
        </w:rPr>
        <w:t xml:space="preserve">Calculated Processing Backlog: </w:t>
      </w:r>
      <w:r w:rsidDel="00000000" w:rsidR="00000000" w:rsidRPr="00000000">
        <w:rPr>
          <w:rtl w:val="0"/>
        </w:rPr>
        <w:t xml:space="preserve">Operating at 90.4% accuracy would trigger manual processing backlogs on an extra 3.8% of daily volume (4,200,000 × 0.038), causing an unexpected backlog of </w:t>
      </w:r>
      <w:r w:rsidDel="00000000" w:rsidR="00000000" w:rsidRPr="00000000">
        <w:rPr>
          <w:b w:val="1"/>
          <w:bCs w:val="1"/>
          <w:rtl w:val="0"/>
        </w:rPr>
        <w:t xml:space="preserve">159,600 claims per day</w:t>
      </w:r>
      <w:r w:rsidDel="00000000" w:rsidR="00000000" w:rsidRPr="00000000">
        <w:rPr>
          <w:rtl w:val="0"/>
        </w:rPr>
        <w:t xml:space="preserve">, overwhelming the manual review team.</w:t>
        <w:br w:type="textWrapping"/>
        <w:br w:type="textWrapping"/>
      </w:r>
      <w:r w:rsidDel="00000000" w:rsidR="00000000" w:rsidRPr="00000000">
        <w:rPr>
          <w:b w:val="1"/>
          <w:bCs w:val="1"/>
          <w:rtl w:val="0"/>
        </w:rPr>
        <w:t xml:space="preserve">Authorized Mitigation Stance: </w:t>
      </w:r>
      <w:r w:rsidDel="00000000" w:rsidR="00000000" w:rsidRPr="00000000">
        <w:rPr>
          <w:rtl w:val="0"/>
        </w:rPr>
        <w:t xml:space="preserve">Meridian will maintain the current production state of ClaimsTriage v2.4 during the 4-hour engineering patch window, rather than taking a 45-minute rollback that guarantees an immediate regulatory SLA breach. To manage risk during this 4-hour window, input layer filters will block all claimant submissions containing structural text variants associated with known backdoor triggers. Retraining will initiate immediately on a patched NeuralCore v3.5.0 cluster using clean, verified historical data repositories.</w:t>
      </w:r>
    </w:p>
    <w:p w:rsidR="00000000" w:rsidDel="00000000" w:rsidP="00000000" w:rsidRDefault="00000000" w:rsidRPr="00000000" w14:paraId="0000007F">
      <w:pPr>
        <w:keepNext w:val="1"/>
        <w:pBdr>
          <w:bottom w:color="1f3864" w:space="4" w:sz="6" w:val="single"/>
        </w:pBdr>
        <w:spacing w:after="120" w:before="360" w:lineRule="auto"/>
        <w:rPr/>
      </w:pPr>
      <w:r w:rsidDel="00000000" w:rsidR="00000000" w:rsidRPr="00000000">
        <w:rPr>
          <w:b w:val="1"/>
          <w:bCs w:val="1"/>
          <w:color w:val="1f3864"/>
          <w:sz w:val="28"/>
          <w:szCs w:val="28"/>
          <w:rtl w:val="0"/>
        </w:rPr>
        <w:t xml:space="preserve">SECTION 7: Rollback Plan Reference Document</w:t>
      </w:r>
      <w:r w:rsidDel="00000000" w:rsidR="00000000" w:rsidRPr="00000000">
        <w:rPr>
          <w:rtl w:val="0"/>
        </w:rPr>
      </w:r>
    </w:p>
    <w:tbl>
      <w:tblPr>
        <w:tblStyle w:val="Table7"/>
        <w:tblW w:w="9360.0" w:type="dxa"/>
        <w:jc w:val="center"/>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50.0" w:type="dxa"/>
              <w:left w:w="80.0" w:type="dxa"/>
              <w:bottom w:w="50.0" w:type="dxa"/>
              <w:right w:w="80.0" w:type="dxa"/>
            </w:tcMar>
          </w:tcPr>
          <w:p w:rsidR="00000000" w:rsidDel="00000000" w:rsidP="00000000" w:rsidRDefault="00000000" w:rsidRPr="00000000" w14:paraId="00000080">
            <w:pPr>
              <w:rPr/>
            </w:pPr>
            <w:r w:rsidDel="00000000" w:rsidR="00000000" w:rsidRPr="00000000">
              <w:rPr>
                <w:b w:val="1"/>
                <w:bCs w:val="1"/>
                <w:rtl w:val="0"/>
              </w:rPr>
              <w:t xml:space="preserve">Target Rollback Version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1">
            <w:pPr>
              <w:rPr/>
            </w:pPr>
            <w:r w:rsidDel="00000000" w:rsidR="00000000" w:rsidRPr="00000000">
              <w:rPr>
                <w:rtl w:val="0"/>
              </w:rPr>
              <w:t xml:space="preserve">ClaimsTriage v2.3 (Compiled using stable NeuralCore v2.9.1).</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b w:val="1"/>
                <w:bCs w:val="1"/>
                <w:rtl w:val="0"/>
              </w:rPr>
              <w:t xml:space="preserve">Trigger Condition 1 (Operational)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3">
            <w:pPr>
              <w:rPr/>
            </w:pPr>
            <w:r w:rsidDel="00000000" w:rsidR="00000000" w:rsidRPr="00000000">
              <w:rPr>
                <w:rtl w:val="0"/>
              </w:rPr>
              <w:t xml:space="preserve">Automated system accuracy logs show the rolling 24-hour True Positive Rate (TPR) dropping below 89.5% inside a 1-hour monitoring window.</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4">
            <w:pPr>
              <w:rPr/>
            </w:pPr>
            <w:r w:rsidDel="00000000" w:rsidR="00000000" w:rsidRPr="00000000">
              <w:rPr>
                <w:b w:val="1"/>
                <w:bCs w:val="1"/>
                <w:rtl w:val="0"/>
              </w:rPr>
              <w:t xml:space="preserve">Trigger Condition 2 (Security)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rtl w:val="0"/>
              </w:rPr>
              <w:t xml:space="preserve">Active exploitation of the training-time backdoor is confirmed via log matches on production endpoints, verified by the SecOps Incident Response team.</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b w:val="1"/>
                <w:bCs w:val="1"/>
                <w:rtl w:val="0"/>
              </w:rPr>
              <w:t xml:space="preserve">Named Decision Owner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rtl w:val="0"/>
              </w:rPr>
              <w:t xml:space="preserve">Director of AI Production Infrastructure Operations.</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b w:val="1"/>
                <w:bCs w:val="1"/>
                <w:rtl w:val="0"/>
              </w:rPr>
              <w:t xml:space="preserve">Expected Time-to-Rollback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rtl w:val="0"/>
              </w:rPr>
              <w:t xml:space="preserve">45 minutes to execute containerized cluster redeployment within production environments.</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b w:val="1"/>
                <w:bCs w:val="1"/>
                <w:rtl w:val="0"/>
              </w:rPr>
              <w:t xml:space="preserve">Residual Exposure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rtl w:val="0"/>
              </w:rPr>
              <w:t xml:space="preserve">The organization will operate in a non-compliant SLA position (90.4% TPR vs 91% floor), requiring manual review of approximately 159,600 additional claims per day. This state is strictly limited to a maximum 24-hour operational window while patching is finalized.</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Sullivan" w:id="0" w:date="2026-07-08T22:24:45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fictitious company name for a medical company scenarios Contoso.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hTCvfnhEp3WHdTvqmlEOwxxW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